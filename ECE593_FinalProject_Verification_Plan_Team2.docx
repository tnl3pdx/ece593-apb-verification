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1200" w:lineRule="auto"/>
        <w:rPr/>
      </w:pPr>
      <w:r w:rsidDel="00000000" w:rsidR="00000000" w:rsidRPr="00000000">
        <w:rPr>
          <w:rtl w:val="0"/>
        </w:rPr>
      </w:r>
    </w:p>
    <w:p w:rsidR="00000000" w:rsidDel="00000000" w:rsidP="00000000" w:rsidRDefault="00000000" w:rsidRPr="00000000" w14:paraId="00000002">
      <w:pPr>
        <w:spacing w:after="80" w:lineRule="auto"/>
        <w:jc w:val="right"/>
        <w:rPr/>
      </w:pPr>
      <w:r w:rsidDel="00000000" w:rsidR="00000000" w:rsidRPr="00000000">
        <w:rPr>
          <w:i w:val="1"/>
          <w:iCs w:val="1"/>
          <w:color w:val="888888"/>
          <w:sz w:val="18"/>
          <w:szCs w:val="18"/>
          <w:rtl w:val="0"/>
        </w:rPr>
        <w:t xml:space="preserve">[ECE-593: Fundamentals of Pre-Si Validation, Portland State University]</w:t>
      </w:r>
      <w:r w:rsidDel="00000000" w:rsidR="00000000" w:rsidRPr="00000000">
        <w:rPr>
          <w:rtl w:val="0"/>
        </w:rPr>
      </w:r>
    </w:p>
    <w:p w:rsidR="00000000" w:rsidDel="00000000" w:rsidP="00000000" w:rsidRDefault="00000000" w:rsidRPr="00000000" w14:paraId="00000003">
      <w:pPr>
        <w:pBdr>
          <w:bottom w:color="1b3a6b" w:space="1" w:sz="6" w:val="single"/>
        </w:pBdr>
        <w:spacing w:after="120" w:lineRule="auto"/>
        <w:rPr/>
      </w:pPr>
      <w:r w:rsidDel="00000000" w:rsidR="00000000" w:rsidRPr="00000000">
        <w:rPr>
          <w:rtl w:val="0"/>
        </w:rPr>
      </w:r>
    </w:p>
    <w:p w:rsidR="00000000" w:rsidDel="00000000" w:rsidP="00000000" w:rsidRDefault="00000000" w:rsidRPr="00000000" w14:paraId="00000004">
      <w:pPr>
        <w:spacing w:line="800" w:lineRule="auto"/>
        <w:rPr/>
      </w:pPr>
      <w:r w:rsidDel="00000000" w:rsidR="00000000" w:rsidRPr="00000000">
        <w:rPr>
          <w:rtl w:val="0"/>
        </w:rPr>
      </w:r>
    </w:p>
    <w:p w:rsidR="00000000" w:rsidDel="00000000" w:rsidP="00000000" w:rsidRDefault="00000000" w:rsidRPr="00000000" w14:paraId="00000005">
      <w:pPr>
        <w:spacing w:after="40" w:before="80" w:lineRule="auto"/>
        <w:jc w:val="center"/>
        <w:rPr>
          <w:sz w:val="52"/>
          <w:szCs w:val="52"/>
        </w:rPr>
      </w:pPr>
      <w:r w:rsidDel="00000000" w:rsidR="00000000" w:rsidRPr="00000000">
        <w:rPr>
          <w:b w:val="1"/>
          <w:bCs w:val="1"/>
          <w:smallCaps w:val="1"/>
          <w:color w:val="2e5f9e"/>
          <w:sz w:val="52"/>
          <w:szCs w:val="52"/>
          <w:rtl w:val="0"/>
        </w:rPr>
        <w:t xml:space="preserve">VERIFICATION PLAN</w:t>
      </w:r>
      <w:r w:rsidDel="00000000" w:rsidR="00000000" w:rsidRPr="00000000">
        <w:rPr>
          <w:rtl w:val="0"/>
        </w:rPr>
      </w:r>
    </w:p>
    <w:p w:rsidR="00000000" w:rsidDel="00000000" w:rsidP="00000000" w:rsidRDefault="00000000" w:rsidRPr="00000000" w14:paraId="00000006">
      <w:pPr>
        <w:spacing w:after="200" w:before="60" w:lineRule="auto"/>
        <w:jc w:val="center"/>
        <w:rPr/>
      </w:pPr>
      <w:r w:rsidDel="00000000" w:rsidR="00000000" w:rsidRPr="00000000">
        <w:rPr>
          <w:b w:val="1"/>
          <w:bCs w:val="1"/>
          <w:color w:val="1b3a6b"/>
          <w:sz w:val="52"/>
          <w:szCs w:val="52"/>
          <w:rtl w:val="0"/>
        </w:rPr>
        <w:t xml:space="preserve">APB System Verification</w:t>
      </w:r>
      <w:r w:rsidDel="00000000" w:rsidR="00000000" w:rsidRPr="00000000">
        <w:rPr>
          <w:rtl w:val="0"/>
        </w:rPr>
      </w:r>
    </w:p>
    <w:p w:rsidR="00000000" w:rsidDel="00000000" w:rsidP="00000000" w:rsidRDefault="00000000" w:rsidRPr="00000000" w14:paraId="00000007">
      <w:pPr>
        <w:pBdr>
          <w:bottom w:color="e8891a" w:space="1" w:sz="12" w:val="single"/>
        </w:pBdr>
        <w:spacing w:after="240" w:lineRule="auto"/>
        <w:jc w:val="center"/>
        <w:rPr/>
      </w:pPr>
      <w:r w:rsidDel="00000000" w:rsidR="00000000" w:rsidRPr="00000000">
        <w:rPr>
          <w:rtl w:val="0"/>
        </w:rPr>
      </w:r>
    </w:p>
    <w:p w:rsidR="00000000" w:rsidDel="00000000" w:rsidP="00000000" w:rsidRDefault="00000000" w:rsidRPr="00000000" w14:paraId="00000008">
      <w:pPr>
        <w:spacing w:line="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gridSpan w:val="2"/>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b w:val="1"/>
                <w:bCs w:val="1"/>
                <w:color w:val="ffffff"/>
                <w:sz w:val="22"/>
                <w:szCs w:val="22"/>
                <w:rtl w:val="0"/>
              </w:rPr>
              <w:t xml:space="preserve">Document Information</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ffffff"/>
                <w:rtl w:val="0"/>
              </w:rPr>
              <w:t xml:space="preserve">Document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color w:val="000000"/>
                <w:rtl w:val="0"/>
              </w:rPr>
              <w:t xml:space="preserve">[</w:t>
            </w:r>
            <w:r w:rsidDel="00000000" w:rsidR="00000000" w:rsidRPr="00000000">
              <w:rPr>
                <w:rtl w:val="0"/>
              </w:rPr>
              <w:t xml:space="preserve">APB</w:t>
            </w:r>
            <w:r w:rsidDel="00000000" w:rsidR="00000000" w:rsidRPr="00000000">
              <w:rPr>
                <w:color w:val="000000"/>
                <w:rtl w:val="0"/>
              </w:rPr>
              <w:t xml:space="preserve">-</w:t>
            </w:r>
            <w:r w:rsidDel="00000000" w:rsidR="00000000" w:rsidRPr="00000000">
              <w:rPr>
                <w:rtl w:val="0"/>
              </w:rPr>
              <w:t xml:space="preserve">2026</w:t>
            </w:r>
            <w:r w:rsidDel="00000000" w:rsidR="00000000" w:rsidRPr="00000000">
              <w:rPr>
                <w:color w:val="000000"/>
                <w:rtl w:val="0"/>
              </w:rPr>
              <w:t xml:space="preserve">-001]</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ffffff"/>
                <w:rtl w:val="0"/>
              </w:rPr>
              <w:t xml:space="preserve">Project / 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APB System Verification</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ffffff"/>
                <w:rtl w:val="0"/>
              </w:rPr>
              <w:t xml:space="preserve">Design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tl w:val="0"/>
              </w:rPr>
              <w:t xml:space="preserve">RTL v1.0</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ffffff"/>
                <w:rtl w:val="0"/>
              </w:rPr>
              <w:t xml:space="preserve">Verification 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tl w:val="0"/>
              </w:rPr>
              <w:t xml:space="preserve">Sub-System</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ffffff"/>
                <w:rtl w:val="0"/>
              </w:rPr>
              <w:t xml:space="preserve">Prepared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Truong Le, </w:t>
            </w:r>
            <w:hyperlink r:id="rId9">
              <w:r w:rsidDel="00000000" w:rsidR="00000000" w:rsidRPr="00000000">
                <w:rPr>
                  <w:color w:val="0000ee"/>
                  <w:u w:val="single"/>
                  <w:rtl w:val="0"/>
                </w:rPr>
                <w:t xml:space="preserve">Marco Martinez Corral</w:t>
              </w:r>
            </w:hyperlink>
            <w:r w:rsidDel="00000000" w:rsidR="00000000" w:rsidRPr="00000000">
              <w:rPr>
                <w:rtl w:val="0"/>
              </w:rPr>
              <w:t xml:space="preserve"> (ECE 593 Spring 2026 Team 2)</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ffffff"/>
                <w:rtl w:val="0"/>
              </w:rPr>
              <w:t xml:space="preserve">Reviewed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N/A</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color w:val="ffffff"/>
                <w:rtl w:val="0"/>
              </w:rPr>
              <w:t xml:space="preserve">Approved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N/A</w:t>
            </w:r>
            <w:r w:rsidDel="00000000" w:rsidR="00000000" w:rsidRPr="00000000">
              <w:rPr>
                <w:rtl w:val="0"/>
              </w:rPr>
            </w:r>
          </w:p>
        </w:tc>
      </w:tr>
      <w:tr>
        <w:trPr>
          <w:cantSplit w:val="0"/>
          <w:trHeight w:val="394.98046875" w:hRule="atLeast"/>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color w:val="ffffff"/>
                <w:rtl w:val="0"/>
              </w:rPr>
              <w:t xml:space="preserve">Date Created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color w:val="000000"/>
                <w:rtl w:val="0"/>
              </w:rPr>
              <w:t xml:space="preserve">[</w:t>
            </w:r>
            <w:r w:rsidDel="00000000" w:rsidR="00000000" w:rsidRPr="00000000">
              <w:rPr>
                <w:rtl w:val="0"/>
              </w:rPr>
              <w:t xml:space="preserve">2026</w:t>
            </w:r>
            <w:r w:rsidDel="00000000" w:rsidR="00000000" w:rsidRPr="00000000">
              <w:rPr>
                <w:color w:val="000000"/>
                <w:rtl w:val="0"/>
              </w:rPr>
              <w:t xml:space="preserve">-</w:t>
            </w:r>
            <w:r w:rsidDel="00000000" w:rsidR="00000000" w:rsidRPr="00000000">
              <w:rPr>
                <w:rtl w:val="0"/>
              </w:rPr>
              <w:t xml:space="preserve">15</w:t>
            </w:r>
            <w:r w:rsidDel="00000000" w:rsidR="00000000" w:rsidRPr="00000000">
              <w:rPr>
                <w:color w:val="000000"/>
                <w:rtl w:val="0"/>
              </w:rPr>
              <w:t xml:space="preserve">-</w:t>
            </w:r>
            <w:r w:rsidDel="00000000" w:rsidR="00000000" w:rsidRPr="00000000">
              <w:rPr>
                <w:rtl w:val="0"/>
              </w:rPr>
              <w:t xml:space="preserve">04</w:t>
            </w:r>
            <w:r w:rsidDel="00000000" w:rsidR="00000000" w:rsidRPr="00000000">
              <w:rPr>
                <w:color w:val="000000"/>
                <w:rtl w:val="0"/>
              </w:rPr>
              <w:t xml:space="preserve">]</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1"/>
                <w:bCs w:val="1"/>
                <w:color w:val="ffffff"/>
                <w:rtl w:val="0"/>
              </w:rPr>
              <w:t xml:space="preserve">Last Revised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color w:val="000000"/>
                <w:rtl w:val="0"/>
              </w:rPr>
              <w:t xml:space="preserve">[</w:t>
            </w:r>
            <w:r w:rsidDel="00000000" w:rsidR="00000000" w:rsidRPr="00000000">
              <w:rPr>
                <w:rtl w:val="0"/>
              </w:rPr>
              <w:t xml:space="preserve">2026-20-04</w:t>
            </w:r>
            <w:r w:rsidDel="00000000" w:rsidR="00000000" w:rsidRPr="00000000">
              <w:rPr>
                <w:color w:val="000000"/>
                <w:rtl w:val="0"/>
              </w:rPr>
              <w:t xml:space="preserve">]</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color w:val="ffffff"/>
                <w:rtl w:val="0"/>
              </w:rPr>
              <w:t xml:space="preserve">Revision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0.1 - Draft</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color w:val="ffffff"/>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color w:val="000000"/>
                <w:rtl w:val="0"/>
              </w:rPr>
              <w:t xml:space="preserve">[X ] Draft   [ ] In Review   [ ] Approved   [ ] Superseded</w:t>
            </w:r>
            <w:r w:rsidDel="00000000" w:rsidR="00000000" w:rsidRPr="00000000">
              <w:rPr>
                <w:rtl w:val="0"/>
              </w:rPr>
            </w:r>
          </w:p>
        </w:tc>
      </w:tr>
      <w:tr>
        <w:trPr>
          <w:cantSplit w:val="0"/>
          <w:tblHeader w:val="0"/>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color w:val="ffffff"/>
                <w:rtl w:val="0"/>
              </w:rPr>
              <w:t xml:space="preserve">Confidentiality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color w:val="000000"/>
                <w:rtl w:val="0"/>
              </w:rPr>
              <w:t xml:space="preserve">[X ] Public   [ ] Internal   [ ] Confidential   [ ] Restricted</w:t>
            </w:r>
            <w:r w:rsidDel="00000000" w:rsidR="00000000" w:rsidRPr="00000000">
              <w:rPr>
                <w:rtl w:val="0"/>
              </w:rPr>
            </w:r>
          </w:p>
        </w:tc>
      </w:tr>
    </w:tbl>
    <w:p w:rsidR="00000000" w:rsidDel="00000000" w:rsidP="00000000" w:rsidRDefault="00000000" w:rsidRPr="00000000" w14:paraId="00000023">
      <w:pPr>
        <w:spacing w:line="800" w:lineRule="auto"/>
        <w:rPr/>
      </w:pPr>
      <w:r w:rsidDel="00000000" w:rsidR="00000000" w:rsidRPr="00000000">
        <w:rPr>
          <w:rtl w:val="0"/>
        </w:rPr>
      </w:r>
    </w:p>
    <w:p w:rsidR="00000000" w:rsidDel="00000000" w:rsidP="00000000" w:rsidRDefault="00000000" w:rsidRPr="00000000" w14:paraId="00000024">
      <w:pPr>
        <w:pBdr>
          <w:left w:color="e8891a" w:space="8" w:sz="12" w:val="single"/>
        </w:pBdr>
        <w:spacing w:after="40" w:before="120" w:lineRule="auto"/>
        <w:ind w:left="240" w:firstLine="0"/>
        <w:rPr/>
      </w:pPr>
      <w:r w:rsidDel="00000000" w:rsidR="00000000" w:rsidRPr="00000000">
        <w:rPr>
          <w:b w:val="1"/>
          <w:bCs w:val="1"/>
          <w:color w:val="1b3a6b"/>
          <w:rtl w:val="0"/>
        </w:rPr>
        <w:t xml:space="preserve">Purpose Statement</w:t>
      </w:r>
      <w:r w:rsidDel="00000000" w:rsidR="00000000" w:rsidRPr="00000000">
        <w:rPr>
          <w:rtl w:val="0"/>
        </w:rPr>
      </w:r>
    </w:p>
    <w:p w:rsidR="00000000" w:rsidDel="00000000" w:rsidP="00000000" w:rsidRDefault="00000000" w:rsidRPr="00000000" w14:paraId="00000025">
      <w:pPr>
        <w:spacing w:after="200" w:before="40" w:lineRule="auto"/>
        <w:ind w:left="240" w:firstLine="0"/>
        <w:rPr/>
      </w:pPr>
      <w:r w:rsidDel="00000000" w:rsidR="00000000" w:rsidRPr="00000000">
        <w:rPr>
          <w:color w:val="000000"/>
          <w:rtl w:val="0"/>
        </w:rPr>
        <w:t xml:space="preserve">This Verification Plan defines the strategy, environment, tools, and completion criteria for the functional verification of </w:t>
      </w:r>
      <w:r w:rsidDel="00000000" w:rsidR="00000000" w:rsidRPr="00000000">
        <w:rPr>
          <w:rtl w:val="0"/>
        </w:rPr>
        <w:t xml:space="preserve">APB System Verification</w:t>
      </w:r>
      <w:r w:rsidDel="00000000" w:rsidR="00000000" w:rsidRPr="00000000">
        <w:rPr>
          <w:color w:val="000000"/>
          <w:rtl w:val="0"/>
        </w:rPr>
        <w:t xml:space="preserve">. It is structured in accordance with the hierarchical verification methodology described in Comprehensive Functional Verification by Bruce Wilde.</w:t>
      </w:r>
      <w:r w:rsidDel="00000000" w:rsidR="00000000" w:rsidRPr="00000000">
        <w:rPr>
          <w:rtl w:val="0"/>
        </w:rPr>
      </w:r>
    </w:p>
    <w:p w:rsidR="00000000" w:rsidDel="00000000" w:rsidP="00000000" w:rsidRDefault="00000000" w:rsidRPr="00000000" w14:paraId="00000026">
      <w:pPr>
        <w:pBdr>
          <w:bottom w:color="1b3a6b" w:space="1" w:sz="6" w:val="single"/>
        </w:pBdr>
        <w:spacing w:after="120" w:lineRule="auto"/>
        <w:rPr/>
      </w:pPr>
      <w:r w:rsidDel="00000000" w:rsidR="00000000" w:rsidRPr="00000000">
        <w:rPr>
          <w:rtl w:val="0"/>
        </w:rPr>
      </w:r>
    </w:p>
    <w:p w:rsidR="00000000" w:rsidDel="00000000" w:rsidP="00000000" w:rsidRDefault="00000000" w:rsidRPr="00000000" w14:paraId="00000027">
      <w:pPr>
        <w:spacing w:before="120" w:lineRule="auto"/>
        <w:jc w:val="center"/>
        <w:rPr/>
        <w:sectPr>
          <w:pgSz w:h="15840" w:w="12240" w:orient="portrait"/>
          <w:pgMar w:bottom="1440" w:top="1440" w:left="1440" w:right="1440" w:header="708" w:footer="708"/>
          <w:pgNumType w:start="1"/>
        </w:sectPr>
      </w:pPr>
      <w:r w:rsidDel="00000000" w:rsidR="00000000" w:rsidRPr="00000000">
        <w:rPr>
          <w:b w:val="1"/>
          <w:bCs w:val="1"/>
          <w:smallCaps w:val="1"/>
          <w:color w:val="888888"/>
          <w:sz w:val="18"/>
          <w:szCs w:val="18"/>
          <w:rtl w:val="0"/>
        </w:rPr>
        <w:t xml:space="preserve">FOR ECE-593:  FUNDAMENTALS OF PRE-SI VALIDATION:  BY: VENKATESH PATIL</w:t>
      </w:r>
      <w:r w:rsidDel="00000000" w:rsidR="00000000" w:rsidRPr="00000000">
        <w:rPr>
          <w:rtl w:val="0"/>
        </w:rPr>
      </w:r>
    </w:p>
    <w:p w:rsidR="00000000" w:rsidDel="00000000" w:rsidP="00000000" w:rsidRDefault="00000000" w:rsidRPr="00000000" w14:paraId="00000028">
      <w:pPr>
        <w:pStyle w:val="Heading1"/>
        <w:rPr/>
      </w:pPr>
      <w:bookmarkStart w:colFirst="0" w:colLast="0" w:name="_heading=h.tbla6up1hxe8" w:id="0"/>
      <w:bookmarkEnd w:id="0"/>
      <w:r w:rsidDel="00000000" w:rsidR="00000000" w:rsidRPr="00000000">
        <w:rPr>
          <w:rtl w:val="0"/>
        </w:rPr>
        <w:t xml:space="preserve">Table of Contents</w:t>
      </w:r>
    </w:p>
    <w:sdt>
      <w:sdtPr>
        <w:id w:val="1640353065"/>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bla6up1hxe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6ttmd0rar21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mkv5lmgcgjm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Purpose and Scope</w:t>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mct7nm1jtco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Design Overview</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eqfgeoyom0x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Verification Hierarchy</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isazvfrlt5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References</w:t>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t841yooc4bb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Definitions, Acronyms, and Abbreviations</w:t>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zhh73pdhlfw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Functions to Be Verified</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z5sti81kw3k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Functions Not Covered at This Verification Level</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nxercr1v4f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Verification Strategy and Methods</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qbk42f6xs5x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Overall Strategy</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1csyeqrjtxe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Testbench Architecture</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enhv79cxzox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4.2.1 Testbench Components</w:t>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e501otytu40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Stimulus Methods</w:t>
              <w:tab/>
              <w:t xml:space="preserve">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adje71xwv9i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4.3.1 Directed Tests</w:t>
              <w:tab/>
              <w:t xml:space="preserve">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gf8h8jtzo9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4.3.2 Constrained-Random Tests</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48tt9lktkh7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4.3.3 Assertion-Based Verification</w:t>
              <w:tab/>
              <w:t xml:space="preserve">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4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fojpxafgurq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4.3.4 Formal Verification</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9q08d1ybqfa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Checking Strategy</w:t>
              <w:tab/>
              <w:t xml:space="preserve">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f0egdz2o5og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Verification Environment</w:t>
              <w:tab/>
              <w:t xml:space="preserve">7</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8nl8lfut1kj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Simulation Environment</w:t>
              <w:tab/>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6hzjqlm1fg2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Coverage Plan</w:t>
              <w:tab/>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pvdh9unzsba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Required Tools</w:t>
              <w:tab/>
              <w:t xml:space="preserve">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cesm7k6mxm9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Completion Criteria</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8re0qfh2lxh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Simulation Completion Criteria</w:t>
              <w:tab/>
              <w:t xml:space="preserve">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35ov18x1zv3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Formal Verification Completion Criteria</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fwiiipnqbr3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 Sign-Off Checklist</w:t>
              <w:tab/>
              <w:t xml:space="preserve">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6g6ifnbeyxs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Resources and Schedule</w:t>
              <w:tab/>
              <w:t xml:space="preserve">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en2crpor7va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Human Resources</w:t>
              <w:tab/>
              <w:t xml:space="preserve">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3ab3tpwkbnk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 Hardware Resources</w:t>
              <w:tab/>
              <w:t xml:space="preserve">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3pcierc3fug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Schedule</w:t>
              <w:tab/>
              <w:t xml:space="preserve">10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ql0bzwuf8yw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Risk and Mitigation</w:t>
              <w:tab/>
              <w:t xml:space="preserve">10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710"/>
            </w:tabs>
            <w:spacing w:after="10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sc3pxxz1yz3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Document Revision History</w:t>
              <w:tab/>
              <w:t xml:space="preserve">11</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1"/>
        <w:rPr/>
      </w:pPr>
      <w:bookmarkStart w:colFirst="0" w:colLast="0" w:name="_heading=h.6ttmd0rar210" w:id="1"/>
      <w:bookmarkEnd w:id="1"/>
      <w:r w:rsidDel="00000000" w:rsidR="00000000" w:rsidRPr="00000000">
        <w:rPr>
          <w:rtl w:val="0"/>
        </w:rPr>
        <w:t xml:space="preserve">1. Introduction</w:t>
      </w:r>
    </w:p>
    <w:p w:rsidR="00000000" w:rsidDel="00000000" w:rsidP="00000000" w:rsidRDefault="00000000" w:rsidRPr="00000000" w14:paraId="0000004C">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04D">
      <w:pPr>
        <w:pStyle w:val="Heading2"/>
        <w:rPr/>
      </w:pPr>
      <w:bookmarkStart w:colFirst="0" w:colLast="0" w:name="_heading=h.mkv5lmgcgjme" w:id="2"/>
      <w:bookmarkEnd w:id="2"/>
      <w:r w:rsidDel="00000000" w:rsidR="00000000" w:rsidRPr="00000000">
        <w:rPr>
          <w:rtl w:val="0"/>
        </w:rPr>
        <w:t xml:space="preserve">1.1 Purpose and Scope</w:t>
      </w:r>
    </w:p>
    <w:p w:rsidR="00000000" w:rsidDel="00000000" w:rsidP="00000000" w:rsidRDefault="00000000" w:rsidRPr="00000000" w14:paraId="0000004E">
      <w:pPr>
        <w:spacing w:after="60" w:before="60" w:lineRule="auto"/>
        <w:rPr/>
      </w:pPr>
      <w:r w:rsidDel="00000000" w:rsidR="00000000" w:rsidRPr="00000000">
        <w:rPr>
          <w:color w:val="000000"/>
          <w:rtl w:val="0"/>
        </w:rPr>
        <w:t xml:space="preserve">This Verification Plan (VP) describes the complete approach for functionally verifying </w:t>
      </w:r>
      <w:r w:rsidDel="00000000" w:rsidR="00000000" w:rsidRPr="00000000">
        <w:rPr>
          <w:rtl w:val="0"/>
        </w:rPr>
        <w:t xml:space="preserve">APB System Verification</w:t>
      </w:r>
      <w:r w:rsidDel="00000000" w:rsidR="00000000" w:rsidRPr="00000000">
        <w:rPr>
          <w:color w:val="000000"/>
          <w:rtl w:val="0"/>
        </w:rPr>
        <w:t xml:space="preserve">. It establishes the verification scope, methods, environment, required tools, completion criteria, and resource plan.</w:t>
      </w:r>
      <w:r w:rsidDel="00000000" w:rsidR="00000000" w:rsidRPr="00000000">
        <w:rPr>
          <w:rtl w:val="0"/>
        </w:rPr>
      </w:r>
    </w:p>
    <w:p w:rsidR="00000000" w:rsidDel="00000000" w:rsidP="00000000" w:rsidRDefault="00000000" w:rsidRPr="00000000" w14:paraId="0000004F">
      <w:pPr>
        <w:spacing w:line="120" w:lineRule="auto"/>
        <w:rPr/>
      </w:pP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color w:val="000000"/>
          <w:rtl w:val="0"/>
        </w:rPr>
        <w:t xml:space="preserve">This document applies to the following verification level:</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Block-level verification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[x ] Sub-system verification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Full-chip / Top-level verification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 System-level verification</w:t>
      </w:r>
    </w:p>
    <w:p w:rsidR="00000000" w:rsidDel="00000000" w:rsidP="00000000" w:rsidRDefault="00000000" w:rsidRPr="00000000" w14:paraId="00000055">
      <w:pPr>
        <w:pStyle w:val="Heading2"/>
        <w:rPr/>
      </w:pPr>
      <w:bookmarkStart w:colFirst="0" w:colLast="0" w:name="_heading=h.mct7nm1jtcoq" w:id="3"/>
      <w:bookmarkEnd w:id="3"/>
      <w:r w:rsidDel="00000000" w:rsidR="00000000" w:rsidRPr="00000000">
        <w:rPr>
          <w:rtl w:val="0"/>
        </w:rPr>
        <w:t xml:space="preserve">1.2 Design Overview</w:t>
      </w:r>
    </w:p>
    <w:p w:rsidR="00000000" w:rsidDel="00000000" w:rsidP="00000000" w:rsidRDefault="00000000" w:rsidRPr="00000000" w14:paraId="00000056">
      <w:pPr>
        <w:spacing w:after="60" w:before="60" w:lineRule="auto"/>
        <w:rPr/>
      </w:pPr>
      <w:r w:rsidDel="00000000" w:rsidR="00000000" w:rsidRPr="00000000">
        <w:rPr>
          <w:rtl w:val="0"/>
        </w:rPr>
        <w:t xml:space="preserve">The design under verification is an APB system consisting of 3 components: a controller and 2 peripherals. The function of this system is to establish the use of APB to communicate data (read/write) between the controller and a particular peripheral. </w:t>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tl w:val="0"/>
        </w:rPr>
        <w:t xml:space="preserve">The design under verification (DUV) is a custom AMBA Advanced Peripheral Bus (APB) sub-system. It consists of 1 APB Master controller and 2 APB peripherals (Slaves): a standard 32-bit memory array (Slave 0 at base address </w:t>
      </w:r>
      <w:r w:rsidDel="00000000" w:rsidR="00000000" w:rsidRPr="00000000">
        <w:rPr>
          <w:rFonts w:ascii="Roboto Mono" w:cs="Roboto Mono" w:eastAsia="Roboto Mono" w:hAnsi="Roboto Mono"/>
          <w:rtl w:val="0"/>
        </w:rPr>
        <w:t xml:space="preserve">0x0000_0000</w:t>
      </w:r>
      <w:r w:rsidDel="00000000" w:rsidR="00000000" w:rsidRPr="00000000">
        <w:rPr>
          <w:rtl w:val="0"/>
        </w:rPr>
        <w:t xml:space="preserve">) and a custom Timer module (Slave 1 at base address </w:t>
      </w:r>
      <w:r w:rsidDel="00000000" w:rsidR="00000000" w:rsidRPr="00000000">
        <w:rPr>
          <w:rFonts w:ascii="Roboto Mono" w:cs="Roboto Mono" w:eastAsia="Roboto Mono" w:hAnsi="Roboto Mono"/>
          <w:rtl w:val="0"/>
        </w:rPr>
        <w:t xml:space="preserve">0x0000_0080</w:t>
      </w:r>
      <w:r w:rsidDel="00000000" w:rsidR="00000000" w:rsidRPr="00000000">
        <w:rPr>
          <w:rtl w:val="0"/>
        </w:rPr>
        <w:t xml:space="preserve">). The protocol operates with a 32-bit data bus and a 32-bit address bus. The system's primary function is to route read/write commands from the master to the targeted peripheral using the APB non-pipelined, two-phase (Setup and Access) protocol, properly handling wait states (</w:t>
      </w:r>
      <w:r w:rsidDel="00000000" w:rsidR="00000000" w:rsidRPr="00000000">
        <w:rPr>
          <w:rFonts w:ascii="Roboto Mono" w:cs="Roboto Mono" w:eastAsia="Roboto Mono" w:hAnsi="Roboto Mono"/>
          <w:rtl w:val="0"/>
        </w:rPr>
        <w:t xml:space="preserve">pready</w:t>
      </w:r>
      <w:r w:rsidDel="00000000" w:rsidR="00000000" w:rsidRPr="00000000">
        <w:rPr>
          <w:rtl w:val="0"/>
        </w:rPr>
        <w:t xml:space="preserve">).</w:t>
      </w:r>
    </w:p>
    <w:p w:rsidR="00000000" w:rsidDel="00000000" w:rsidP="00000000" w:rsidRDefault="00000000" w:rsidRPr="00000000" w14:paraId="00000059">
      <w:pPr>
        <w:pStyle w:val="Heading2"/>
        <w:rPr/>
      </w:pPr>
      <w:bookmarkStart w:colFirst="0" w:colLast="0" w:name="_heading=h.eqfgeoyom0x4" w:id="4"/>
      <w:bookmarkEnd w:id="4"/>
      <w:r w:rsidDel="00000000" w:rsidR="00000000" w:rsidRPr="00000000">
        <w:rPr>
          <w:rtl w:val="0"/>
        </w:rPr>
        <w:t xml:space="preserve">1.3 Verification Hierarchy</w:t>
      </w:r>
    </w:p>
    <w:p w:rsidR="00000000" w:rsidDel="00000000" w:rsidP="00000000" w:rsidRDefault="00000000" w:rsidRPr="00000000" w14:paraId="0000005A">
      <w:pPr>
        <w:spacing w:after="60" w:before="60" w:lineRule="auto"/>
        <w:rPr/>
      </w:pPr>
      <w:r w:rsidDel="00000000" w:rsidR="00000000" w:rsidRPr="00000000">
        <w:rPr>
          <w:color w:val="000000"/>
          <w:rtl w:val="0"/>
        </w:rPr>
        <w:t xml:space="preserve">Verification of this design follows a hierarchical approach consistent with Bruce Wilde's Comprehensive Functional Verification framework. Each level of the hierarchy addresses a specific set of functions and feeds results to the next level.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ffffff"/>
                <w:rtl w:val="0"/>
              </w:rPr>
              <w:t xml:space="preserve">Hierarchy Level</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color w:val="ffffff"/>
                <w:rtl w:val="0"/>
              </w:rPr>
              <w:t xml:space="preserve">Design Scope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color w:val="ffffff"/>
                <w:rtl w:val="0"/>
              </w:rPr>
              <w:t xml:space="preserve">Covered In This VP</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color w:val="ffffff"/>
                <w:rtl w:val="0"/>
              </w:rPr>
              <w:t xml:space="preserve">Referenced VP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rPr/>
            </w:pPr>
            <w:r w:rsidDel="00000000" w:rsidR="00000000" w:rsidRPr="00000000">
              <w:rPr>
                <w:color w:val="000000"/>
                <w:rtl w:val="0"/>
              </w:rPr>
              <w:t xml:space="preserve">Block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rPr/>
            </w:pPr>
            <w:r w:rsidDel="00000000" w:rsidR="00000000" w:rsidRPr="00000000">
              <w:rPr>
                <w:rtl w:val="0"/>
              </w:rPr>
              <w:t xml:space="preserve">APB Master and Slaves (Memory/Timer)</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1">
            <w:pPr>
              <w:rPr/>
            </w:pPr>
            <w:r w:rsidDel="00000000" w:rsidR="00000000" w:rsidRPr="00000000">
              <w:rPr>
                <w:color w:val="000000"/>
                <w:rtl w:val="0"/>
              </w:rPr>
              <w:t xml:space="preserve">[</w:t>
            </w:r>
            <w:r w:rsidDel="00000000" w:rsidR="00000000" w:rsidRPr="00000000">
              <w:rPr>
                <w:rtl w:val="0"/>
              </w:rPr>
              <w:t xml:space="preserve"> </w:t>
            </w:r>
            <w:r w:rsidDel="00000000" w:rsidR="00000000" w:rsidRPr="00000000">
              <w:rPr>
                <w:color w:val="000000"/>
                <w:rtl w:val="0"/>
              </w:rPr>
              <w:t xml:space="preserve">] Yes  [</w:t>
            </w:r>
            <w:r w:rsidDel="00000000" w:rsidR="00000000" w:rsidRPr="00000000">
              <w:rPr>
                <w:rtl w:val="0"/>
              </w:rPr>
              <w:t xml:space="preserve">X</w:t>
            </w:r>
            <w:r w:rsidDel="00000000" w:rsidR="00000000" w:rsidRPr="00000000">
              <w:rPr>
                <w:color w:val="000000"/>
                <w:rtl w:val="0"/>
              </w:rPr>
              <w:t xml:space="preserve">]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rPr/>
            </w:pPr>
            <w:r w:rsidDel="00000000" w:rsidR="00000000" w:rsidRPr="00000000">
              <w:rPr>
                <w:rtl w:val="0"/>
              </w:rPr>
              <w:t xml:space="preserve">[APB-MAS-2026-001], [APB-TP-2026-001],</w:t>
            </w:r>
          </w:p>
          <w:p w:rsidR="00000000" w:rsidDel="00000000" w:rsidP="00000000" w:rsidRDefault="00000000" w:rsidRPr="00000000" w14:paraId="00000063">
            <w:pPr>
              <w:rPr/>
            </w:pPr>
            <w:r w:rsidDel="00000000" w:rsidR="00000000" w:rsidRPr="00000000">
              <w:rPr>
                <w:rtl w:val="0"/>
              </w:rPr>
              <w:t xml:space="preserve">[APB-MP-2026-001]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4">
            <w:pPr>
              <w:rPr/>
            </w:pPr>
            <w:r w:rsidDel="00000000" w:rsidR="00000000" w:rsidRPr="00000000">
              <w:rPr>
                <w:color w:val="000000"/>
                <w:rtl w:val="0"/>
              </w:rPr>
              <w:t xml:space="preserve">Sub-system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5">
            <w:pPr>
              <w:rPr/>
            </w:pPr>
            <w:r w:rsidDel="00000000" w:rsidR="00000000" w:rsidRPr="00000000">
              <w:rPr>
                <w:rtl w:val="0"/>
              </w:rPr>
              <w:t xml:space="preserve">APB System</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6">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Yes  [ ]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rtl w:val="0"/>
              </w:rPr>
              <w:t xml:space="preserve">[APB-2026-001]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pPr>
            <w:r w:rsidDel="00000000" w:rsidR="00000000" w:rsidRPr="00000000">
              <w:rPr>
                <w:color w:val="000000"/>
                <w:rtl w:val="0"/>
              </w:rPr>
              <w:t xml:space="preserve">Full-chip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rPr/>
            </w:pPr>
            <w:r w:rsidDel="00000000" w:rsidR="00000000" w:rsidRPr="00000000">
              <w:rPr>
                <w:color w:val="000000"/>
                <w:rtl w:val="0"/>
              </w:rPr>
              <w:t xml:space="preserve">[ ] Yes  [</w:t>
            </w:r>
            <w:r w:rsidDel="00000000" w:rsidR="00000000" w:rsidRPr="00000000">
              <w:rPr>
                <w:rtl w:val="0"/>
              </w:rPr>
              <w:t xml:space="preserve">x</w:t>
            </w:r>
            <w:r w:rsidDel="00000000" w:rsidR="00000000" w:rsidRPr="00000000">
              <w:rPr>
                <w:color w:val="000000"/>
                <w:rtl w:val="0"/>
              </w:rPr>
              <w:t xml:space="preserve">]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rPr/>
            </w:pPr>
            <w:r w:rsidDel="00000000" w:rsidR="00000000" w:rsidRPr="00000000">
              <w:rPr>
                <w:rtl w:val="0"/>
              </w:rPr>
              <w:t xml:space="preserve">N/A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C">
            <w:pPr>
              <w:rPr/>
            </w:pPr>
            <w:r w:rsidDel="00000000" w:rsidR="00000000" w:rsidRPr="00000000">
              <w:rPr>
                <w:color w:val="000000"/>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D">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E">
            <w:pPr>
              <w:rPr/>
            </w:pPr>
            <w:r w:rsidDel="00000000" w:rsidR="00000000" w:rsidRPr="00000000">
              <w:rPr>
                <w:color w:val="000000"/>
                <w:rtl w:val="0"/>
              </w:rPr>
              <w:t xml:space="preserve">[ ] Yes  [</w:t>
            </w:r>
            <w:r w:rsidDel="00000000" w:rsidR="00000000" w:rsidRPr="00000000">
              <w:rPr>
                <w:rtl w:val="0"/>
              </w:rPr>
              <w:t xml:space="preserve">x</w:t>
            </w:r>
            <w:r w:rsidDel="00000000" w:rsidR="00000000" w:rsidRPr="00000000">
              <w:rPr>
                <w:color w:val="000000"/>
                <w:rtl w:val="0"/>
              </w:rPr>
              <w:t xml:space="preserve">] 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rtl w:val="0"/>
              </w:rPr>
              <w:t xml:space="preserve">N/A</w:t>
            </w:r>
          </w:p>
        </w:tc>
      </w:tr>
    </w:tbl>
    <w:p w:rsidR="00000000" w:rsidDel="00000000" w:rsidP="00000000" w:rsidRDefault="00000000" w:rsidRPr="00000000" w14:paraId="00000070">
      <w:pPr>
        <w:pStyle w:val="Heading2"/>
        <w:rPr/>
      </w:pPr>
      <w:bookmarkStart w:colFirst="0" w:colLast="0" w:name="_heading=h.isazvfrlt5a" w:id="5"/>
      <w:bookmarkEnd w:id="5"/>
      <w:r w:rsidDel="00000000" w:rsidR="00000000" w:rsidRPr="00000000">
        <w:rPr>
          <w:rtl w:val="0"/>
        </w:rPr>
        <w:t xml:space="preserve">1.4 References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4560"/>
        <w:gridCol w:w="1800"/>
        <w:gridCol w:w="1500"/>
        <w:tblGridChange w:id="0">
          <w:tblGrid>
            <w:gridCol w:w="1500"/>
            <w:gridCol w:w="4560"/>
            <w:gridCol w:w="1800"/>
            <w:gridCol w:w="15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1"/>
                <w:bCs w:val="1"/>
                <w:color w:val="ffffff"/>
                <w:rtl w:val="0"/>
              </w:rPr>
              <w:t xml:space="preserve">Ref #</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color w:val="ffffff"/>
                <w:rtl w:val="0"/>
              </w:rPr>
              <w:t xml:space="preserve">Document Title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1"/>
                <w:bCs w:val="1"/>
                <w:color w:val="ffffff"/>
                <w:rtl w:val="0"/>
              </w:rPr>
              <w:t xml:space="preserve">Version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1"/>
                <w:bCs w:val="1"/>
                <w:color w:val="ffffff"/>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rPr/>
            </w:pPr>
            <w:r w:rsidDel="00000000" w:rsidR="00000000" w:rsidRPr="00000000">
              <w:rPr>
                <w:color w:val="000000"/>
                <w:rtl w:val="0"/>
              </w:rPr>
              <w:t xml:space="preserve">[R01]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rPr/>
            </w:pPr>
            <w:r w:rsidDel="00000000" w:rsidR="00000000" w:rsidRPr="00000000">
              <w:rPr>
                <w:color w:val="000000"/>
                <w:rtl w:val="0"/>
              </w:rPr>
              <w:t xml:space="preserve">Design Specification – </w:t>
            </w:r>
            <w:r w:rsidDel="00000000" w:rsidR="00000000" w:rsidRPr="00000000">
              <w:rPr>
                <w:rtl w:val="0"/>
              </w:rPr>
              <w:t xml:space="preserve">APB System Verification</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color w:val="000000"/>
                <w:rtl w:val="0"/>
              </w:rPr>
              <w:t xml:space="preserve">[</w:t>
            </w:r>
            <w:r w:rsidDel="00000000" w:rsidR="00000000" w:rsidRPr="00000000">
              <w:rPr>
                <w:rtl w:val="0"/>
              </w:rPr>
              <w:t xml:space="preserve">1.0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rPr/>
            </w:pPr>
            <w:r w:rsidDel="00000000" w:rsidR="00000000" w:rsidRPr="00000000">
              <w:rPr>
                <w:color w:val="000000"/>
                <w:rtl w:val="0"/>
              </w:rPr>
              <w:t xml:space="preserve">[</w:t>
            </w:r>
            <w:r w:rsidDel="00000000" w:rsidR="00000000" w:rsidRPr="00000000">
              <w:rPr>
                <w:rtl w:val="0"/>
              </w:rPr>
              <w:t xml:space="preserve">2026-04</w:t>
            </w:r>
            <w:r w:rsidDel="00000000" w:rsidR="00000000" w:rsidRPr="00000000">
              <w:rPr>
                <w:color w:val="000000"/>
                <w:rtl w:val="0"/>
              </w:rPr>
              <w:t xml:space="preserve">-</w:t>
            </w:r>
            <w:r w:rsidDel="00000000" w:rsidR="00000000" w:rsidRPr="00000000">
              <w:rPr>
                <w:rtl w:val="0"/>
              </w:rPr>
              <w:t xml:space="preserve">19</w:t>
            </w:r>
            <w:r w:rsidDel="00000000" w:rsidR="00000000" w:rsidRPr="00000000">
              <w:rPr>
                <w:color w:val="00000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79">
            <w:pPr>
              <w:rPr/>
            </w:pPr>
            <w:r w:rsidDel="00000000" w:rsidR="00000000" w:rsidRPr="00000000">
              <w:rPr>
                <w:color w:val="000000"/>
                <w:rtl w:val="0"/>
              </w:rPr>
              <w:t xml:space="preserve">[R02]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color w:val="000000"/>
                <w:rtl w:val="0"/>
              </w:rPr>
              <w:t xml:space="preserve">Comprehensive Functional Verification – Bruce Wilde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tl w:val="0"/>
              </w:rPr>
              <w:t xml:space="preserve">1st edition</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tl w:val="0"/>
              </w:rPr>
              <w:t xml:space="preserve">2005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color w:val="000000"/>
                <w:rtl w:val="0"/>
              </w:rPr>
              <w:t xml:space="preserve">[R03]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tl w:val="0"/>
              </w:rPr>
              <w:t xml:space="preserve">AMBA APB</w:t>
            </w:r>
            <w:r w:rsidDel="00000000" w:rsidR="00000000" w:rsidRPr="00000000">
              <w:rPr>
                <w:color w:val="000000"/>
                <w:rtl w:val="0"/>
              </w:rPr>
              <w:t xml:space="preserve"> Protocol Specification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color w:val="000000"/>
                <w:rtl w:val="0"/>
              </w:rPr>
              <w:t xml:space="preserve">[</w:t>
            </w:r>
            <w:r w:rsidDel="00000000" w:rsidR="00000000" w:rsidRPr="00000000">
              <w:rPr>
                <w:rtl w:val="0"/>
              </w:rPr>
              <w:t xml:space="preserve">Issue E</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color w:val="000000"/>
                <w:rtl w:val="0"/>
              </w:rPr>
              <w:t xml:space="preserve">[</w:t>
            </w:r>
            <w:r w:rsidDel="00000000" w:rsidR="00000000" w:rsidRPr="00000000">
              <w:rPr>
                <w:rtl w:val="0"/>
              </w:rPr>
              <w:t xml:space="preserve">2023</w:t>
            </w:r>
            <w:r w:rsidDel="00000000" w:rsidR="00000000" w:rsidRPr="00000000">
              <w:rPr>
                <w:color w:val="000000"/>
                <w:rtl w:val="0"/>
              </w:rPr>
              <w:t xml:space="preserve">-</w:t>
            </w:r>
            <w:r w:rsidDel="00000000" w:rsidR="00000000" w:rsidRPr="00000000">
              <w:rPr>
                <w:rtl w:val="0"/>
              </w:rPr>
              <w:t xml:space="preserve">02</w:t>
            </w:r>
            <w:r w:rsidDel="00000000" w:rsidR="00000000" w:rsidRPr="00000000">
              <w:rPr>
                <w:color w:val="000000"/>
                <w:rtl w:val="0"/>
              </w:rPr>
              <w:t xml:space="preserve">-</w:t>
            </w:r>
            <w:r w:rsidDel="00000000" w:rsidR="00000000" w:rsidRPr="00000000">
              <w:rPr>
                <w:rtl w:val="0"/>
              </w:rPr>
              <w:t xml:space="preserve">28</w:t>
            </w:r>
            <w:r w:rsidDel="00000000" w:rsidR="00000000" w:rsidRPr="00000000">
              <w:rPr>
                <w:color w:val="00000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1">
            <w:pPr>
              <w:rPr/>
            </w:pPr>
            <w:sdt>
              <w:sdtPr>
                <w:id w:val="-999993477"/>
                <w:tag w:val="goog_rdk_1"/>
              </w:sdtPr>
              <w:sdtContent>
                <w:del w:author="Truong Le" w:id="0" w:date="2026-04-21T04:33:34Z"/>
                <w:sdt>
                  <w:sdtPr>
                    <w:id w:val="-1765345528"/>
                    <w:tag w:val="goog_rdk_2"/>
                  </w:sdtPr>
                  <w:sdtContent>
                    <w:commentRangeStart w:id="0"/>
                  </w:sdtContent>
                </w:sdt>
                <w:del w:author="Truong Le" w:id="0" w:date="2026-04-21T04:33:34Z">
                  <w:sdt>
                    <w:sdtPr>
                      <w:id w:val="1077705281"/>
                      <w:tag w:val="goog_rdk_3"/>
                    </w:sdtPr>
                    <w:sdtContent>
                      <w:commentRangeStart w:id="1"/>
                    </w:sdtContent>
                  </w:sdt>
                  <w:r w:rsidDel="00000000" w:rsidR="00000000" w:rsidRPr="00000000">
                    <w:rPr>
                      <w:color w:val="000000"/>
                      <w:rtl w:val="0"/>
                    </w:rPr>
                    <w:delText xml:space="preserve">[R04]</w:delText>
                  </w:r>
                </w:del>
              </w:sdtContent>
            </w:sdt>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2">
            <w:pPr>
              <w:rPr/>
            </w:pPr>
            <w:sdt>
              <w:sdtPr>
                <w:id w:val="-1092360461"/>
                <w:tag w:val="goog_rdk_5"/>
              </w:sdtPr>
              <w:sdtContent>
                <w:del w:author="Truong Le" w:id="0" w:date="2026-04-21T04:33:34Z">
                  <w:r w:rsidDel="00000000" w:rsidR="00000000" w:rsidRPr="00000000">
                    <w:rPr>
                      <w:color w:val="000000"/>
                      <w:rtl w:val="0"/>
                    </w:rPr>
                    <w:delText xml:space="preserve">System Architecture Document</w:delText>
                  </w:r>
                </w:del>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3">
            <w:pPr>
              <w:rPr/>
            </w:pPr>
            <w:sdt>
              <w:sdtPr>
                <w:id w:val="712687600"/>
                <w:tag w:val="goog_rdk_7"/>
              </w:sdtPr>
              <w:sdtContent>
                <w:del w:author="Truong Le" w:id="0" w:date="2026-04-21T04:33:34Z">
                  <w:r w:rsidDel="00000000" w:rsidR="00000000" w:rsidRPr="00000000">
                    <w:rPr>
                      <w:color w:val="000000"/>
                      <w:rtl w:val="0"/>
                    </w:rPr>
                    <w:delText xml:space="preserve">[X.X]</w:delText>
                  </w:r>
                </w:del>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4">
            <w:pPr>
              <w:rPr/>
            </w:pPr>
            <w:sdt>
              <w:sdtPr>
                <w:id w:val="-454417330"/>
                <w:tag w:val="goog_rdk_9"/>
              </w:sdtPr>
              <w:sdtContent>
                <w:del w:author="Truong Le" w:id="0" w:date="2026-04-21T04:33:34Z">
                  <w:r w:rsidDel="00000000" w:rsidR="00000000" w:rsidRPr="00000000">
                    <w:rPr>
                      <w:color w:val="000000"/>
                      <w:rtl w:val="0"/>
                    </w:rPr>
                    <w:delText xml:space="preserve">[YYYY-MM-DD]</w:delText>
                  </w:r>
                </w:del>
              </w:sdtContent>
            </w:sdt>
            <w:r w:rsidDel="00000000" w:rsidR="00000000" w:rsidRPr="00000000">
              <w:rPr>
                <w:rtl w:val="0"/>
              </w:rPr>
            </w:r>
          </w:p>
        </w:tc>
      </w:tr>
    </w:tbl>
    <w:p w:rsidR="00000000" w:rsidDel="00000000" w:rsidP="00000000" w:rsidRDefault="00000000" w:rsidRPr="00000000" w14:paraId="00000085">
      <w:pPr>
        <w:pStyle w:val="Heading2"/>
        <w:rPr/>
      </w:pPr>
      <w:bookmarkStart w:colFirst="0" w:colLast="0" w:name="_heading=h.t841yooc4bb2" w:id="6"/>
      <w:bookmarkEnd w:id="6"/>
      <w:r w:rsidDel="00000000" w:rsidR="00000000" w:rsidRPr="00000000">
        <w:rPr>
          <w:rtl w:val="0"/>
        </w:rPr>
        <w:t xml:space="preserve">1.5 Definitions, Acronyms, and Abbreviations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color w:val="ffffff"/>
                <w:rtl w:val="0"/>
              </w:rPr>
              <w:t xml:space="preserve">Term / Acronym</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color w:val="000000"/>
                <w:rtl w:val="0"/>
              </w:rPr>
              <w:t xml:space="preserve">DUV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color w:val="000000"/>
                <w:rtl w:val="0"/>
              </w:rPr>
              <w:t xml:space="preserve">Design Under Verification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color w:val="000000"/>
                <w:rtl w:val="0"/>
              </w:rPr>
              <w:t xml:space="preserve">DUT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color w:val="000000"/>
                <w:rtl w:val="0"/>
              </w:rPr>
              <w:t xml:space="preserve">Device Under Test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color w:val="000000"/>
                <w:rtl w:val="0"/>
              </w:rPr>
              <w:t xml:space="preserve">UVM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color w:val="000000"/>
                <w:rtl w:val="0"/>
              </w:rPr>
              <w:t xml:space="preserve">Universal Verification Methodology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color w:val="000000"/>
                <w:rtl w:val="0"/>
              </w:rPr>
              <w:t xml:space="preserve">SV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color w:val="000000"/>
                <w:rtl w:val="0"/>
              </w:rPr>
              <w:t xml:space="preserve">SystemVerilog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color w:val="000000"/>
                <w:rtl w:val="0"/>
              </w:rPr>
              <w:t xml:space="preserve">TB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color w:val="000000"/>
                <w:rtl w:val="0"/>
              </w:rPr>
              <w:t xml:space="preserve">Testbench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color w:val="000000"/>
                <w:rtl w:val="0"/>
              </w:rPr>
              <w:t xml:space="preserve">FC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color w:val="000000"/>
                <w:rtl w:val="0"/>
              </w:rPr>
              <w:t xml:space="preserve">Functional Coverage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color w:val="000000"/>
                <w:rtl w:val="0"/>
              </w:rPr>
              <w:t xml:space="preserve">CC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color w:val="000000"/>
                <w:rtl w:val="0"/>
              </w:rPr>
              <w:t xml:space="preserve">Code Coverage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color w:val="000000"/>
                <w:rtl w:val="0"/>
              </w:rPr>
              <w:t xml:space="preserve">CR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color w:val="000000"/>
                <w:rtl w:val="0"/>
              </w:rPr>
              <w:t xml:space="preserve">Coverage Report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color w:val="000000"/>
                <w:rtl w:val="0"/>
              </w:rPr>
              <w:t xml:space="preserve">VP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color w:val="000000"/>
                <w:rtl w:val="0"/>
              </w:rPr>
              <w:t xml:space="preserve">Verification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tl w:val="0"/>
              </w:rPr>
              <w:t xml:space="preserve">APB</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tl w:val="0"/>
              </w:rPr>
              <w:t xml:space="preserve">Advanced Peripheral Bus</w:t>
            </w:r>
          </w:p>
        </w:tc>
      </w:tr>
    </w:tbl>
    <w:p w:rsidR="00000000" w:rsidDel="00000000" w:rsidP="00000000" w:rsidRDefault="00000000" w:rsidRPr="00000000" w14:paraId="0000009C">
      <w:pPr>
        <w:pStyle w:val="Heading1"/>
        <w:rPr/>
      </w:pPr>
      <w:bookmarkStart w:colFirst="0" w:colLast="0" w:name="_heading=h.zhh73pdhlfwz" w:id="7"/>
      <w:bookmarkEnd w:id="7"/>
      <w:r w:rsidDel="00000000" w:rsidR="00000000" w:rsidRPr="00000000">
        <w:rPr>
          <w:rtl w:val="0"/>
        </w:rPr>
        <w:t xml:space="preserve">2. Functions to Be Verified</w:t>
      </w:r>
    </w:p>
    <w:p w:rsidR="00000000" w:rsidDel="00000000" w:rsidP="00000000" w:rsidRDefault="00000000" w:rsidRPr="00000000" w14:paraId="0000009D">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color w:val="000000"/>
          <w:rtl w:val="0"/>
        </w:rPr>
        <w:t xml:space="preserve">This section lists all functions and features of the DUV that are within scope of this verification plan, as required by the verification hierarchy (Wilde, Chapters 3–4). Each function is assigned a unique identifier for traceability.</w:t>
      </w:r>
      <w:r w:rsidDel="00000000" w:rsidR="00000000" w:rsidRPr="00000000">
        <w:rPr>
          <w:rtl w:val="0"/>
        </w:rPr>
      </w:r>
    </w:p>
    <w:p w:rsidR="00000000" w:rsidDel="00000000" w:rsidP="00000000" w:rsidRDefault="00000000" w:rsidRPr="00000000" w14:paraId="0000009F">
      <w:pPr>
        <w:spacing w:lin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460"/>
        <w:gridCol w:w="1800"/>
        <w:gridCol w:w="1800"/>
        <w:gridCol w:w="1400"/>
        <w:tblGridChange w:id="0">
          <w:tblGrid>
            <w:gridCol w:w="900"/>
            <w:gridCol w:w="3460"/>
            <w:gridCol w:w="1800"/>
            <w:gridCol w:w="1800"/>
            <w:gridCol w:w="14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color w:val="ffffff"/>
                <w:rtl w:val="0"/>
              </w:rPr>
              <w:t xml:space="preserve">FV-ID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1"/>
                <w:bCs w:val="1"/>
                <w:color w:val="ffffff"/>
                <w:rtl w:val="0"/>
              </w:rPr>
              <w:t xml:space="preserve">Function / Feature 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1"/>
                <w:bCs w:val="1"/>
                <w:color w:val="ffffff"/>
                <w:rtl w:val="0"/>
              </w:rPr>
              <w:t xml:space="preserve">Design Ref</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1"/>
                <w:bCs w:val="1"/>
                <w:color w:val="ffffff"/>
                <w:rtl w:val="0"/>
              </w:rPr>
              <w:t xml:space="preserve">Priority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ffffff"/>
                <w:rtl w:val="0"/>
              </w:rPr>
              <w:t xml:space="preserve">Verification Method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rPr/>
            </w:pPr>
            <w:r w:rsidDel="00000000" w:rsidR="00000000" w:rsidRPr="00000000">
              <w:rPr>
                <w:color w:val="000000"/>
                <w:rtl w:val="0"/>
              </w:rPr>
              <w:t xml:space="preserve">FV-001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color w:val="000000"/>
                <w:rtl w:val="0"/>
              </w:rPr>
              <w:t xml:space="preserve">Reset behavior – all registers reset to defined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rPr/>
            </w:pPr>
            <w:r w:rsidDel="00000000" w:rsidR="00000000" w:rsidRPr="00000000">
              <w:rPr>
                <w:color w:val="000000"/>
                <w:rtl w:val="0"/>
              </w:rPr>
              <w:t xml:space="preserve">DS §2.1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A8">
            <w:pPr>
              <w:rPr/>
            </w:pPr>
            <w:r w:rsidDel="00000000" w:rsidR="00000000" w:rsidRPr="00000000">
              <w:rPr>
                <w:color w:val="000000"/>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A9">
            <w:pPr>
              <w:rPr/>
            </w:pPr>
            <w:r w:rsidDel="00000000" w:rsidR="00000000" w:rsidRPr="00000000">
              <w:rPr>
                <w:color w:val="000000"/>
                <w:rtl w:val="0"/>
              </w:rPr>
              <w:t xml:space="preserve">Directed + Functional Coverage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AA">
            <w:pPr>
              <w:rPr/>
            </w:pPr>
            <w:r w:rsidDel="00000000" w:rsidR="00000000" w:rsidRPr="00000000">
              <w:rPr>
                <w:color w:val="000000"/>
                <w:rtl w:val="0"/>
              </w:rPr>
              <w:t xml:space="preserve">FV-002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AB">
            <w:pPr>
              <w:rPr/>
            </w:pPr>
            <w:r w:rsidDel="00000000" w:rsidR="00000000" w:rsidRPr="00000000">
              <w:rPr>
                <w:rtl w:val="0"/>
              </w:rPr>
              <w:t xml:space="preserve">Correct setup for read/write cycles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color w:val="000000"/>
                <w:rtl w:val="0"/>
              </w:rPr>
              <w:t xml:space="preserve">DS §3.2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AD">
            <w:pPr>
              <w:rPr/>
            </w:pPr>
            <w:r w:rsidDel="00000000" w:rsidR="00000000" w:rsidRPr="00000000">
              <w:rPr>
                <w:color w:val="000000"/>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AE">
            <w:pPr>
              <w:rPr/>
            </w:pPr>
            <w:r w:rsidDel="00000000" w:rsidR="00000000" w:rsidRPr="00000000">
              <w:rPr>
                <w:rtl w:val="0"/>
              </w:rPr>
              <w:t xml:space="preserve">Directed +</w:t>
            </w:r>
          </w:p>
          <w:p w:rsidR="00000000" w:rsidDel="00000000" w:rsidP="00000000" w:rsidRDefault="00000000" w:rsidRPr="00000000" w14:paraId="000000AF">
            <w:pPr>
              <w:rPr/>
            </w:pPr>
            <w:r w:rsidDel="00000000" w:rsidR="00000000" w:rsidRPr="00000000">
              <w:rPr>
                <w:color w:val="000000"/>
                <w:rtl w:val="0"/>
              </w:rPr>
              <w:t xml:space="preserve">Constrained-Random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color w:val="000000"/>
                <w:rtl w:val="0"/>
              </w:rPr>
              <w:t xml:space="preserve">FV-003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rPr/>
            </w:pPr>
            <w:r w:rsidDel="00000000" w:rsidR="00000000" w:rsidRPr="00000000">
              <w:rPr>
                <w:color w:val="000000"/>
                <w:rtl w:val="0"/>
              </w:rPr>
              <w:t xml:space="preserve">Interface protocol compliance – </w:t>
            </w:r>
            <w:r w:rsidDel="00000000" w:rsidR="00000000" w:rsidRPr="00000000">
              <w:rPr>
                <w:rtl w:val="0"/>
              </w:rPr>
              <w:t xml:space="preserve">APB3</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color w:val="000000"/>
                <w:rtl w:val="0"/>
              </w:rPr>
              <w:t xml:space="preserve">DS §4.0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color w:val="000000"/>
                <w:rtl w:val="0"/>
              </w:rPr>
              <w:t xml:space="preserve">Protocol VIP + Constrained-Random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color w:val="000000"/>
                <w:rtl w:val="0"/>
              </w:rPr>
              <w:t xml:space="preserve">FV-004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color w:val="000000"/>
                <w:rtl w:val="0"/>
              </w:rPr>
              <w:t xml:space="preserve">Data integrity – read/write correctness across all modes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color w:val="000000"/>
                <w:rtl w:val="0"/>
              </w:rPr>
              <w:t xml:space="preserve">DS §5.1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color w:val="000000"/>
                <w:rtl w:val="0"/>
              </w:rPr>
              <w:t xml:space="preserve">Scoreboard-based checking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color w:val="000000"/>
                <w:rtl w:val="0"/>
              </w:rPr>
              <w:t xml:space="preserve">FV-005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color w:val="000000"/>
                <w:rtl w:val="0"/>
              </w:rPr>
              <w:t xml:space="preserve">Interrupt handling – priority, masking, and clearing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color w:val="000000"/>
                <w:rtl w:val="0"/>
              </w:rPr>
              <w:t xml:space="preserve">DS §6.0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color w:val="000000"/>
                <w:rtl w:val="0"/>
              </w:rPr>
              <w:t xml:space="preserve">Directed + Constrained-Random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color w:val="000000"/>
                <w:rtl w:val="0"/>
              </w:rPr>
              <w:t xml:space="preserve">FV-006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tl w:val="0"/>
              </w:rPr>
              <w:t xml:space="preserve">Timer peripheral function - set/start/check status</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color w:val="000000"/>
                <w:rtl w:val="0"/>
              </w:rPr>
              <w:t xml:space="preserve">DS §7.0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tl w:val="0"/>
              </w:rPr>
              <w:t xml:space="preserve">High</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color w:val="000000"/>
                <w:rtl w:val="0"/>
              </w:rPr>
              <w:t xml:space="preserve">Directed Sequences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color w:val="000000"/>
                <w:rtl w:val="0"/>
              </w:rPr>
              <w:t xml:space="preserve">FV-007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tl w:val="0"/>
              </w:rPr>
              <w:t xml:space="preserve">Error Detection: Transaction Errors </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color w:val="000000"/>
                <w:rtl w:val="0"/>
              </w:rPr>
              <w:t xml:space="preserve">DS §8.0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tl w:val="0"/>
              </w:rPr>
              <w:t xml:space="preserve">High</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color w:val="000000"/>
                <w:rtl w:val="0"/>
              </w:rPr>
              <w:t xml:space="preserve">Fault injection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tl w:val="0"/>
              </w:rPr>
              <w:t xml:space="preserve">FV-009</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tl w:val="0"/>
              </w:rPr>
              <w:t xml:space="preserve">Register map – read/write/reset value for all registers</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tl w:val="0"/>
              </w:rPr>
              <w:t xml:space="preserve">DS §10</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tl w:val="0"/>
              </w:rPr>
              <w:t xml:space="preserve">Critical</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tl w:val="0"/>
              </w:rPr>
              <w:t xml:space="preserve">Register Model (RAL) Automation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tl w:val="0"/>
              </w:rPr>
              <w:t xml:space="preserve">FV-010</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tl w:val="0"/>
              </w:rPr>
              <w:t xml:space="preserve">Read/Write with Waitstate</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tl w:val="0"/>
              </w:rPr>
              <w:t xml:space="preserve">DS </w:t>
            </w:r>
            <w:r w:rsidDel="00000000" w:rsidR="00000000" w:rsidRPr="00000000">
              <w:rPr>
                <w:rtl w:val="0"/>
              </w:rPr>
              <w:t xml:space="preserve">§</w:t>
            </w:r>
            <w:r w:rsidDel="00000000" w:rsidR="00000000" w:rsidRPr="00000000">
              <w:rPr>
                <w:rtl w:val="0"/>
              </w:rPr>
              <w:t xml:space="preserve">11</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tl w:val="0"/>
              </w:rPr>
              <w:t xml:space="preserve">High</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tl w:val="0"/>
              </w:rPr>
              <w:t xml:space="preserve">Directed Sequences</w:t>
            </w:r>
          </w:p>
        </w:tc>
      </w:tr>
    </w:tbl>
    <w:p w:rsidR="00000000" w:rsidDel="00000000" w:rsidP="00000000" w:rsidRDefault="00000000" w:rsidRPr="00000000" w14:paraId="000000D3">
      <w:pPr>
        <w:spacing w:line="200" w:lineRule="auto"/>
        <w:rPr/>
      </w:pPr>
      <w:r w:rsidDel="00000000" w:rsidR="00000000" w:rsidRPr="00000000">
        <w:rPr>
          <w:rtl w:val="0"/>
        </w:rPr>
      </w:r>
    </w:p>
    <w:p w:rsidR="00000000" w:rsidDel="00000000" w:rsidP="00000000" w:rsidRDefault="00000000" w:rsidRPr="00000000" w14:paraId="000000D4">
      <w:pPr>
        <w:spacing w:after="40" w:before="40" w:lineRule="auto"/>
        <w:rPr/>
      </w:pPr>
      <w:r w:rsidDel="00000000" w:rsidR="00000000" w:rsidRPr="00000000">
        <w:rPr>
          <w:i w:val="1"/>
          <w:iCs w:val="1"/>
          <w:color w:val="555555"/>
          <w:rtl w:val="0"/>
        </w:rPr>
        <w:t xml:space="preserve">Priority legend: Critical = must pass before tape-out; High = required for signoff; Medium = best-effort; Low = stretch goal.</w:t>
      </w:r>
      <w:r w:rsidDel="00000000" w:rsidR="00000000" w:rsidRPr="00000000">
        <w:rPr>
          <w:rtl w:val="0"/>
        </w:rPr>
      </w:r>
    </w:p>
    <w:p w:rsidR="00000000" w:rsidDel="00000000" w:rsidP="00000000" w:rsidRDefault="00000000" w:rsidRPr="00000000" w14:paraId="000000D5">
      <w:pPr>
        <w:pStyle w:val="Heading1"/>
        <w:rPr/>
      </w:pPr>
      <w:bookmarkStart w:colFirst="0" w:colLast="0" w:name="_heading=h.z5sti81kw3k4" w:id="8"/>
      <w:bookmarkEnd w:id="8"/>
      <w:r w:rsidDel="00000000" w:rsidR="00000000" w:rsidRPr="00000000">
        <w:rPr>
          <w:rtl w:val="0"/>
        </w:rPr>
        <w:t xml:space="preserve">3. Functions Not Covered at This Verification Level</w:t>
      </w:r>
    </w:p>
    <w:p w:rsidR="00000000" w:rsidDel="00000000" w:rsidP="00000000" w:rsidRDefault="00000000" w:rsidRPr="00000000" w14:paraId="000000D6">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color w:val="000000"/>
          <w:rtl w:val="0"/>
        </w:rPr>
        <w:t xml:space="preserve">The following functions are explicitly excluded from this plan because they will be verified at a different level of the verification hierarchy. A corresponding Verification Plan reference is provided for each item.</w:t>
      </w:r>
      <w:r w:rsidDel="00000000" w:rsidR="00000000" w:rsidRPr="00000000">
        <w:rPr>
          <w:rtl w:val="0"/>
        </w:rPr>
      </w:r>
    </w:p>
    <w:p w:rsidR="00000000" w:rsidDel="00000000" w:rsidP="00000000" w:rsidRDefault="00000000" w:rsidRPr="00000000" w14:paraId="000000D8">
      <w:pPr>
        <w:spacing w:lin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260"/>
        <w:gridCol w:w="2700"/>
        <w:gridCol w:w="2500"/>
        <w:tblGridChange w:id="0">
          <w:tblGrid>
            <w:gridCol w:w="900"/>
            <w:gridCol w:w="3260"/>
            <w:gridCol w:w="2700"/>
            <w:gridCol w:w="25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1"/>
                <w:bCs w:val="1"/>
                <w:color w:val="ffffff"/>
                <w:rtl w:val="0"/>
              </w:rPr>
              <w:t xml:space="preserve">NC-ID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b w:val="1"/>
                <w:bCs w:val="1"/>
                <w:color w:val="ffffff"/>
                <w:rtl w:val="0"/>
              </w:rPr>
              <w:t xml:space="preserve">Function / Feature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color w:val="ffffff"/>
                <w:rtl w:val="0"/>
              </w:rPr>
              <w:t xml:space="preserve">Rationale for Exclusion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b w:val="1"/>
                <w:bCs w:val="1"/>
                <w:color w:val="ffffff"/>
                <w:rtl w:val="0"/>
              </w:rPr>
              <w:t xml:space="preserve">Verified In (VP Reference)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color w:val="000000"/>
                <w:rtl w:val="0"/>
              </w:rPr>
              <w:t xml:space="preserve">NC-001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tl w:val="0"/>
              </w:rPr>
              <w:t xml:space="preserve">AHB-to-APB bridge timing and arbitration</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color w:val="000000"/>
                <w:rtl w:val="0"/>
              </w:rPr>
              <w:t xml:space="preserve">Requires full-chip context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color w:val="000000"/>
                <w:rtl w:val="0"/>
              </w:rPr>
              <w:t xml:space="preserve">[System VP – VP-SYS-001]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color w:val="000000"/>
                <w:rtl w:val="0"/>
              </w:rPr>
              <w:t xml:space="preserve">NC-002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tl w:val="0"/>
              </w:rPr>
              <w:t xml:space="preserve">Multi-master arbitration and bus contention</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tl w:val="0"/>
              </w:rPr>
              <w:t xml:space="preserve">Single-master configuration chosen; multi-master scenarios deferred</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color w:val="000000"/>
                <w:rtl w:val="0"/>
              </w:rPr>
              <w:t xml:space="preserve">[Analog VP – VP-AMS-001]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color w:val="000000"/>
                <w:rtl w:val="0"/>
              </w:rPr>
              <w:t xml:space="preserve">NC-003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color w:val="000000"/>
                <w:rtl w:val="0"/>
              </w:rPr>
              <w:t xml:space="preserve">Software driver interaction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color w:val="000000"/>
                <w:rtl w:val="0"/>
              </w:rPr>
              <w:t xml:space="preserve">Covered at system / emulation 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color w:val="000000"/>
                <w:rtl w:val="0"/>
              </w:rPr>
              <w:t xml:space="preserve">[System VP – VP-SYS-002]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color w:val="000000"/>
                <w:rtl w:val="0"/>
              </w:rPr>
              <w:t xml:space="preserve">NC-004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tl w:val="0"/>
              </w:rPr>
              <w:t xml:space="preserve">Formal exhaustive proof of FSM state reachability</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tl w:val="0"/>
              </w:rPr>
              <w:t xml:space="preserve">Out of project scope (Milestones 1 - 5)</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tl w:val="0"/>
              </w:rPr>
              <w:t xml:space="preserve">N/A - Not planned</w:t>
            </w:r>
          </w:p>
        </w:tc>
      </w:tr>
    </w:tbl>
    <w:p w:rsidR="00000000" w:rsidDel="00000000" w:rsidP="00000000" w:rsidRDefault="00000000" w:rsidRPr="00000000" w14:paraId="000000ED">
      <w:pPr>
        <w:pStyle w:val="Heading1"/>
        <w:rPr/>
      </w:pPr>
      <w:bookmarkStart w:colFirst="0" w:colLast="0" w:name="_heading=h.nxercr1v4fa" w:id="9"/>
      <w:bookmarkEnd w:id="9"/>
      <w:r w:rsidDel="00000000" w:rsidR="00000000" w:rsidRPr="00000000">
        <w:rPr>
          <w:rtl w:val="0"/>
        </w:rPr>
        <w:t xml:space="preserve">4. Verification Strategy and Methods</w:t>
      </w:r>
    </w:p>
    <w:p w:rsidR="00000000" w:rsidDel="00000000" w:rsidP="00000000" w:rsidRDefault="00000000" w:rsidRPr="00000000" w14:paraId="000000EE">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0EF">
      <w:pPr>
        <w:spacing w:after="60" w:before="60" w:lineRule="auto"/>
        <w:rPr/>
      </w:pPr>
      <w:r w:rsidDel="00000000" w:rsidR="00000000" w:rsidRPr="00000000">
        <w:rPr>
          <w:rtl w:val="0"/>
        </w:rPr>
        <w:t xml:space="preserve">Milestone 1 utilizes a traditional flat SystemVerilog testbench for basic interconnect routing sanity checks. Subsequent milestones will migrate to a UVM environment utilizing constrained-random stimulus, scoreboard-based checking, and functional coverage to achieve signoff (Milestone 5 and final deliverables).</w:t>
      </w:r>
    </w:p>
    <w:p w:rsidR="00000000" w:rsidDel="00000000" w:rsidP="00000000" w:rsidRDefault="00000000" w:rsidRPr="00000000" w14:paraId="000000F0">
      <w:pPr>
        <w:pStyle w:val="Heading2"/>
        <w:rPr/>
      </w:pPr>
      <w:bookmarkStart w:colFirst="0" w:colLast="0" w:name="_heading=h.qbk42f6xs5x0" w:id="10"/>
      <w:bookmarkEnd w:id="10"/>
      <w:r w:rsidDel="00000000" w:rsidR="00000000" w:rsidRPr="00000000">
        <w:rPr>
          <w:rtl w:val="0"/>
        </w:rPr>
        <w:t xml:space="preserve">4.1 Overall Strategy</w:t>
      </w:r>
    </w:p>
    <w:p w:rsidR="00000000" w:rsidDel="00000000" w:rsidP="00000000" w:rsidRDefault="00000000" w:rsidRPr="00000000" w14:paraId="000000F1">
      <w:pPr>
        <w:spacing w:after="60" w:before="60" w:lineRule="auto"/>
        <w:rPr/>
      </w:pPr>
      <w:r w:rsidDel="00000000" w:rsidR="00000000" w:rsidRPr="00000000">
        <w:rPr>
          <w:color w:val="000000"/>
          <w:rtl w:val="0"/>
        </w:rPr>
        <w:t xml:space="preserve">The verification strategy follows a layered approach combining:</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Directed tests – to verify specific corner cases and compliance requirements.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Constrained-random stimulus – to explore unanticipated scenarios and achieve broad coverage.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Assertion-based verification (ABV) – to catch protocol violations and temporal properties at the point of occurrence.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Functional coverage – to measure completeness of the constrained-random campaign.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coverage – to identify unreached HDL constructs.</w:t>
      </w:r>
    </w:p>
    <w:p w:rsidR="00000000" w:rsidDel="00000000" w:rsidP="00000000" w:rsidRDefault="00000000" w:rsidRPr="00000000" w14:paraId="000000F7">
      <w:pPr>
        <w:pStyle w:val="Heading2"/>
        <w:rPr/>
      </w:pPr>
      <w:bookmarkStart w:colFirst="0" w:colLast="0" w:name="_heading=h.1csyeqrjtxex" w:id="11"/>
      <w:bookmarkEnd w:id="11"/>
      <w:r w:rsidDel="00000000" w:rsidR="00000000" w:rsidRPr="00000000">
        <w:rPr>
          <w:rtl w:val="0"/>
        </w:rPr>
        <w:t xml:space="preserve">4.2 Testbench Architecture</w:t>
      </w:r>
    </w:p>
    <w:p w:rsidR="00000000" w:rsidDel="00000000" w:rsidP="00000000" w:rsidRDefault="00000000" w:rsidRPr="00000000" w14:paraId="000000F8">
      <w:pPr>
        <w:spacing w:after="60" w:before="60" w:lineRule="auto"/>
        <w:rPr/>
      </w:pPr>
      <w:r w:rsidDel="00000000" w:rsidR="00000000" w:rsidRPr="00000000">
        <w:rPr>
          <w:rtl w:val="0"/>
        </w:rPr>
        <w:t xml:space="preserve">Milestone 1 uses a traditional (non-class-based) flat SystemVerilog testbench. The top-level module APB_TB instantiates APB_SYS_DUT, drives clock and reset, and applies directed stimulus via task-based helper routines (resetDUT, doTransact). No UVM or interface objects are used at this milestone. Subsequent milestones will migrate to a class-based (MS2) and then UVM 1.2 (MS4) environment.</w:t>
      </w:r>
      <w:r w:rsidDel="00000000" w:rsidR="00000000" w:rsidRPr="00000000">
        <w:rPr>
          <w:rtl w:val="0"/>
        </w:rPr>
      </w:r>
    </w:p>
    <w:p w:rsidR="00000000" w:rsidDel="00000000" w:rsidP="00000000" w:rsidRDefault="00000000" w:rsidRPr="00000000" w14:paraId="000000F9">
      <w:pPr>
        <w:spacing w:after="60" w:before="60" w:lineRule="auto"/>
        <w:rPr/>
      </w:pPr>
      <w:r w:rsidDel="00000000" w:rsidR="00000000" w:rsidRPr="00000000">
        <w:rPr>
          <w:rtl w:val="0"/>
        </w:rPr>
      </w:r>
    </w:p>
    <w:p w:rsidR="00000000" w:rsidDel="00000000" w:rsidP="00000000" w:rsidRDefault="00000000" w:rsidRPr="00000000" w14:paraId="000000FA">
      <w:pPr>
        <w:pStyle w:val="Heading3"/>
        <w:rPr/>
      </w:pPr>
      <w:bookmarkStart w:colFirst="0" w:colLast="0" w:name="_heading=h.enhv79cxzox7" w:id="12"/>
      <w:bookmarkEnd w:id="12"/>
      <w:r w:rsidDel="00000000" w:rsidR="00000000" w:rsidRPr="00000000">
        <w:rPr>
          <w:rtl w:val="0"/>
        </w:rPr>
        <w:t xml:space="preserve">4.2.1 Testbench Components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4060"/>
        <w:gridCol w:w="2700"/>
        <w:tblGridChange w:id="0">
          <w:tblGrid>
            <w:gridCol w:w="2600"/>
            <w:gridCol w:w="4060"/>
            <w:gridCol w:w="27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color w:val="ffffff"/>
                <w:rtl w:val="0"/>
              </w:rPr>
              <w:t xml:space="preserve">Component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b w:val="1"/>
                <w:bCs w:val="1"/>
                <w:color w:val="ffffff"/>
                <w:rtl w:val="0"/>
              </w:rPr>
              <w:t xml:space="preserve">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b w:val="1"/>
                <w:bCs w:val="1"/>
                <w:color w:val="ffffff"/>
                <w:rtl w:val="0"/>
              </w:rPr>
              <w:t xml:space="preserve">Reuse / 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color w:val="000000"/>
                <w:rtl w:val="0"/>
              </w:rPr>
              <w:t xml:space="preserve">Top-level testbench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color w:val="000000"/>
                <w:rtl w:val="0"/>
              </w:rPr>
              <w:t xml:space="preserve">Instantiates DUV, connects clocks/resets and interfaces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color w:val="000000"/>
                <w:rtl w:val="0"/>
              </w:rPr>
              <w:t xml:space="preserve">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color w:val="000000"/>
                <w:rtl w:val="0"/>
              </w:rPr>
              <w:t xml:space="preserve">UVM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color w:val="000000"/>
                <w:rtl w:val="0"/>
              </w:rPr>
              <w:t xml:space="preserve">Controls test scenario; extends uvm_test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color w:val="000000"/>
                <w:rtl w:val="0"/>
              </w:rPr>
              <w:t xml:space="preserve">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color w:val="000000"/>
                <w:rtl w:val="0"/>
              </w:rPr>
              <w:t xml:space="preserve">UVM Env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color w:val="000000"/>
                <w:rtl w:val="0"/>
              </w:rPr>
              <w:t xml:space="preserve">Assembles agents, scoreboards, and coverage collectors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color w:val="000000"/>
                <w:rtl w:val="0"/>
              </w:rPr>
              <w:t xml:space="preserve">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color w:val="000000"/>
                <w:rtl w:val="0"/>
              </w:rPr>
              <w:t xml:space="preserve">Agent(s)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color w:val="000000"/>
                <w:rtl w:val="0"/>
              </w:rPr>
              <w:t xml:space="preserve">One per interface; contains driver, monitor, sequencer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color w:val="000000"/>
                <w:rtl w:val="0"/>
              </w:rPr>
              <w:t xml:space="preserve">[ ] Reused  [x] 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color w:val="000000"/>
                <w:rtl w:val="0"/>
              </w:rPr>
              <w:t xml:space="preserve">Scoreboard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color w:val="000000"/>
                <w:rtl w:val="0"/>
              </w:rPr>
              <w:t xml:space="preserve">Compares DUV output against reference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color w:val="000000"/>
                <w:rtl w:val="0"/>
              </w:rPr>
              <w:t xml:space="preserve">[ ] Reused  [</w:t>
            </w:r>
            <w:r w:rsidDel="00000000" w:rsidR="00000000" w:rsidRPr="00000000">
              <w:rPr>
                <w:rtl w:val="0"/>
              </w:rPr>
              <w:t xml:space="preserve">x</w:t>
            </w:r>
            <w:r w:rsidDel="00000000" w:rsidR="00000000" w:rsidRPr="00000000">
              <w:rPr>
                <w:color w:val="000000"/>
                <w:rtl w:val="0"/>
              </w:rPr>
              <w:t xml:space="preserve">] 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color w:val="000000"/>
                <w:rtl w:val="0"/>
              </w:rPr>
              <w:t xml:space="preserve">Reference 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color w:val="000000"/>
                <w:rtl w:val="0"/>
              </w:rPr>
              <w:t xml:space="preserve">Golden behavioral model of DUV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color w:val="000000"/>
                <w:rtl w:val="0"/>
              </w:rPr>
              <w:t xml:space="preserve">[ ] Reused  [</w:t>
            </w:r>
            <w:r w:rsidDel="00000000" w:rsidR="00000000" w:rsidRPr="00000000">
              <w:rPr>
                <w:rtl w:val="0"/>
              </w:rPr>
              <w:t xml:space="preserve">x</w:t>
            </w:r>
            <w:r w:rsidDel="00000000" w:rsidR="00000000" w:rsidRPr="00000000">
              <w:rPr>
                <w:color w:val="000000"/>
                <w:rtl w:val="0"/>
              </w:rPr>
              <w:t xml:space="preserve">] 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color w:val="000000"/>
                <w:rtl w:val="0"/>
              </w:rPr>
              <w:t xml:space="preserve">Coverage Collector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color w:val="000000"/>
                <w:rtl w:val="0"/>
              </w:rPr>
              <w:t xml:space="preserve">Implements functional coverage groups and bins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color w:val="000000"/>
                <w:rtl w:val="0"/>
              </w:rPr>
              <w:t xml:space="preserve">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color w:val="000000"/>
                <w:rtl w:val="0"/>
              </w:rPr>
              <w:t xml:space="preserve">Assertion Library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14">
            <w:pPr>
              <w:rPr/>
            </w:pPr>
            <w:r w:rsidDel="00000000" w:rsidR="00000000" w:rsidRPr="00000000">
              <w:rPr>
                <w:color w:val="000000"/>
                <w:rtl w:val="0"/>
              </w:rPr>
              <w:t xml:space="preserve">SVA properties bound to DUV interfaces and internals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15">
            <w:pPr>
              <w:rPr/>
            </w:pPr>
            <w:r w:rsidDel="00000000" w:rsidR="00000000" w:rsidRPr="00000000">
              <w:rPr>
                <w:color w:val="000000"/>
                <w:rtl w:val="0"/>
              </w:rPr>
              <w:t xml:space="preserve">[ ] Reused  [</w:t>
            </w:r>
            <w:r w:rsidDel="00000000" w:rsidR="00000000" w:rsidRPr="00000000">
              <w:rPr>
                <w:rtl w:val="0"/>
              </w:rPr>
              <w:t xml:space="preserve">x</w:t>
            </w:r>
            <w:r w:rsidDel="00000000" w:rsidR="00000000" w:rsidRPr="00000000">
              <w:rPr>
                <w:color w:val="000000"/>
                <w:rtl w:val="0"/>
              </w:rPr>
              <w:t xml:space="preserve">] New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color w:val="000000"/>
                <w:rtl w:val="0"/>
              </w:rPr>
              <w:t xml:space="preserve">Register Model (RAL)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color w:val="000000"/>
                <w:rtl w:val="0"/>
              </w:rPr>
              <w:t xml:space="preserve">UVM register model generated from IP-XACT / RALF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rPr/>
            </w:pPr>
            <w:r w:rsidDel="00000000" w:rsidR="00000000" w:rsidRPr="00000000">
              <w:rPr>
                <w:color w:val="000000"/>
                <w:rtl w:val="0"/>
              </w:rPr>
              <w:t xml:space="preserve">[ ] Generated  [</w:t>
            </w:r>
            <w:r w:rsidDel="00000000" w:rsidR="00000000" w:rsidRPr="00000000">
              <w:rPr>
                <w:rtl w:val="0"/>
              </w:rPr>
              <w:t xml:space="preserve">x</w:t>
            </w:r>
            <w:r w:rsidDel="00000000" w:rsidR="00000000" w:rsidRPr="00000000">
              <w:rPr>
                <w:color w:val="000000"/>
                <w:rtl w:val="0"/>
              </w:rPr>
              <w:t xml:space="preserve">] Manual</w:t>
            </w:r>
            <w:r w:rsidDel="00000000" w:rsidR="00000000" w:rsidRPr="00000000">
              <w:rPr>
                <w:rtl w:val="0"/>
              </w:rPr>
            </w:r>
          </w:p>
        </w:tc>
      </w:tr>
    </w:tbl>
    <w:p w:rsidR="00000000" w:rsidDel="00000000" w:rsidP="00000000" w:rsidRDefault="00000000" w:rsidRPr="00000000" w14:paraId="00000119">
      <w:pPr>
        <w:pStyle w:val="Heading2"/>
        <w:rPr/>
      </w:pPr>
      <w:bookmarkStart w:colFirst="0" w:colLast="0" w:name="_heading=h.e501otytu400" w:id="13"/>
      <w:bookmarkEnd w:id="13"/>
      <w:r w:rsidDel="00000000" w:rsidR="00000000" w:rsidRPr="00000000">
        <w:rPr>
          <w:rtl w:val="0"/>
        </w:rPr>
        <w:t xml:space="preserve">4.3 Stimulus Methods</w:t>
      </w:r>
    </w:p>
    <w:p w:rsidR="00000000" w:rsidDel="00000000" w:rsidP="00000000" w:rsidRDefault="00000000" w:rsidRPr="00000000" w14:paraId="0000011A">
      <w:pPr>
        <w:pStyle w:val="Heading3"/>
        <w:rPr/>
      </w:pPr>
      <w:bookmarkStart w:colFirst="0" w:colLast="0" w:name="_heading=h.adje71xwv9ir" w:id="14"/>
      <w:bookmarkEnd w:id="14"/>
      <w:r w:rsidDel="00000000" w:rsidR="00000000" w:rsidRPr="00000000">
        <w:rPr>
          <w:rtl w:val="0"/>
        </w:rPr>
        <w:t xml:space="preserve">4.3.1 Directed Tests</w:t>
      </w:r>
    </w:p>
    <w:p w:rsidR="00000000" w:rsidDel="00000000" w:rsidP="00000000" w:rsidRDefault="00000000" w:rsidRPr="00000000" w14:paraId="0000011B">
      <w:pPr>
        <w:spacing w:after="60" w:before="60" w:lineRule="auto"/>
        <w:rPr/>
      </w:pPr>
      <w:r w:rsidDel="00000000" w:rsidR="00000000" w:rsidRPr="00000000">
        <w:rPr>
          <w:rtl w:val="0"/>
        </w:rPr>
        <w:t xml:space="preserve">Milestone 1: Directed tests exercise fundamental APB read/write paths using the flat testbench task doTransact. Each test drives PADDR, PWDATA, and the R/W select signal, then checks that PRDATA and transfer-status outputs match expected values.</w:t>
        <w:br w:type="textWrapping"/>
      </w:r>
      <w:r w:rsidDel="00000000" w:rsidR="00000000" w:rsidRPr="00000000">
        <w:rPr>
          <w:b w:val="1"/>
          <w:bCs w:val="1"/>
          <w:rtl w:val="0"/>
        </w:rPr>
        <w:br w:type="textWrapping"/>
      </w:r>
      <w:r w:rsidDel="00000000" w:rsidR="00000000" w:rsidRPr="00000000">
        <w:rPr>
          <w:rtl w:val="0"/>
        </w:rPr>
        <w:t xml:space="preserve">Directed testing will be used to check for various cases in the design. This testing will include the simple read/write test to different peripherals. For corner cases, this will check the boundary addresses of the memory peripheral and check the accessibility of registers in the timer peripheral.</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Reset and initialization sequences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Sequential Reads/Writes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Read/Write with Waitstates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 injection sequences (e.g.,</w:t>
      </w:r>
      <w:r w:rsidDel="00000000" w:rsidR="00000000" w:rsidRPr="00000000">
        <w:rPr>
          <w:rtl w:val="0"/>
        </w:rPr>
        <w:t xml:space="preserve"> </w:t>
      </w:r>
      <w:r w:rsidDel="00000000" w:rsidR="00000000" w:rsidRPr="00000000">
        <w:rPr>
          <w:rtl w:val="0"/>
        </w:rPr>
        <w:t xml:space="preserve">illegal transactions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Timer Setup/Start/Checking</w:t>
      </w:r>
      <w:r w:rsidDel="00000000" w:rsidR="00000000" w:rsidRPr="00000000">
        <w:rPr>
          <w:rtl w:val="0"/>
        </w:rPr>
      </w:r>
    </w:p>
    <w:p w:rsidR="00000000" w:rsidDel="00000000" w:rsidP="00000000" w:rsidRDefault="00000000" w:rsidRPr="00000000" w14:paraId="00000121">
      <w:pPr>
        <w:pStyle w:val="Heading3"/>
        <w:rPr/>
      </w:pPr>
      <w:bookmarkStart w:colFirst="0" w:colLast="0" w:name="_heading=h.gf8h8jtzo9h" w:id="15"/>
      <w:bookmarkEnd w:id="15"/>
      <w:r w:rsidDel="00000000" w:rsidR="00000000" w:rsidRPr="00000000">
        <w:rPr>
          <w:rtl w:val="0"/>
        </w:rPr>
        <w:t xml:space="preserve">4.3.2 Constrained-Random Tests</w:t>
      </w:r>
    </w:p>
    <w:p w:rsidR="00000000" w:rsidDel="00000000" w:rsidP="00000000" w:rsidRDefault="00000000" w:rsidRPr="00000000" w14:paraId="00000122">
      <w:pPr>
        <w:spacing w:after="60" w:before="60" w:lineRule="auto"/>
        <w:rPr/>
      </w:pPr>
      <w:r w:rsidDel="00000000" w:rsidR="00000000" w:rsidRPr="00000000">
        <w:rPr>
          <w:rtl w:val="0"/>
        </w:rPr>
        <w:t xml:space="preserve">Constrained-random stimulus is planned from Milestone 2 onward. In MS2, a class-based Generator will produce randomized APBTransaction objects constrained to legal address ranges and data values. Coverage feedback (MS3) will guide generation toward under-exercised bins.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Random transaction ordering with protocol-legal constraints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Randomized delay injection between transactions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Weighted coverage-driven generation for under-covered bins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Address randomization constrained to valid Slave 0 / Slave 1 address spaces</w:t>
      </w:r>
      <w:r w:rsidDel="00000000" w:rsidR="00000000" w:rsidRPr="00000000">
        <w:rPr>
          <w:rtl w:val="0"/>
        </w:rPr>
      </w:r>
    </w:p>
    <w:p w:rsidR="00000000" w:rsidDel="00000000" w:rsidP="00000000" w:rsidRDefault="00000000" w:rsidRPr="00000000" w14:paraId="00000127">
      <w:pPr>
        <w:pStyle w:val="Heading3"/>
        <w:rPr/>
      </w:pPr>
      <w:bookmarkStart w:colFirst="0" w:colLast="0" w:name="_heading=h.48tt9lktkh7v" w:id="16"/>
      <w:bookmarkEnd w:id="16"/>
      <w:r w:rsidDel="00000000" w:rsidR="00000000" w:rsidRPr="00000000">
        <w:rPr>
          <w:rtl w:val="0"/>
        </w:rPr>
        <w:t xml:space="preserve">4.3.3 Assertion-Based Verification</w:t>
      </w:r>
    </w:p>
    <w:p w:rsidR="00000000" w:rsidDel="00000000" w:rsidP="00000000" w:rsidRDefault="00000000" w:rsidRPr="00000000" w14:paraId="00000128">
      <w:pPr>
        <w:spacing w:after="60" w:before="60" w:lineRule="auto"/>
        <w:rPr/>
      </w:pPr>
      <w:r w:rsidDel="00000000" w:rsidR="00000000" w:rsidRPr="00000000">
        <w:rPr>
          <w:rtl w:val="0"/>
        </w:rPr>
        <w:t xml:space="preserve">Assertion-based verification is planned from Milestone 3 onward. Initial assertion targets are listed below; implementation will be added to the class-based TB.</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Interface protocol assertions (e.g., valid/ready handshake, request-grant timing)</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Data-path integrity assertions (e.g., no X propagation on outputs)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Safety/liveness properties bound using bind constructs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62369019"/>
          <w:tag w:val="goog_rdk_10"/>
        </w:sdtPr>
        <w:sdtContent>
          <w:commentRangeStart w:id="2"/>
        </w:sdtContent>
      </w:sdt>
      <w:r w:rsidDel="00000000" w:rsidR="00000000" w:rsidRPr="00000000">
        <w:rPr>
          <w:rtl w:val="0"/>
        </w:rPr>
        <w:t xml:space="preserve">APB Bus idle assertion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D">
      <w:pPr>
        <w:pStyle w:val="Heading3"/>
        <w:rPr/>
      </w:pPr>
      <w:bookmarkStart w:colFirst="0" w:colLast="0" w:name="_heading=h.fojpxafgurqs" w:id="17"/>
      <w:bookmarkEnd w:id="17"/>
      <w:sdt>
        <w:sdtPr>
          <w:id w:val="-1488200559"/>
          <w:tag w:val="goog_rdk_11"/>
        </w:sdtPr>
        <w:sdtContent>
          <w:commentRangeStart w:id="3"/>
        </w:sdtContent>
      </w:sdt>
      <w:sdt>
        <w:sdtPr>
          <w:id w:val="1478041517"/>
          <w:tag w:val="goog_rdk_12"/>
        </w:sdtPr>
        <w:sdtContent>
          <w:commentRangeStart w:id="4"/>
        </w:sdtContent>
      </w:sdt>
      <w:r w:rsidDel="00000000" w:rsidR="00000000" w:rsidRPr="00000000">
        <w:rPr>
          <w:rtl w:val="0"/>
        </w:rPr>
        <w:t xml:space="preserve">4.3.4 Formal Verification</w:t>
      </w:r>
    </w:p>
    <w:p w:rsidR="00000000" w:rsidDel="00000000" w:rsidP="00000000" w:rsidRDefault="00000000" w:rsidRPr="00000000" w14:paraId="0000012E">
      <w:pPr>
        <w:spacing w:after="60" w:before="60" w:lineRule="auto"/>
        <w:rPr/>
      </w:pPr>
      <w:r w:rsidDel="00000000" w:rsidR="00000000" w:rsidRPr="00000000">
        <w:rPr>
          <w:rtl w:val="0"/>
        </w:rPr>
        <w:t xml:space="preserve">Formal property checking is not planned within the MS1–MS5 scope of this project. The entries below are retained for completeness per the template; they may be revisited for future courses.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 FSM state reachability and deadlock freedom</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FIFO empty/full flag correctness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Reset completeness proof</w:t>
      </w:r>
    </w:p>
    <w:p w:rsidR="00000000" w:rsidDel="00000000" w:rsidP="00000000" w:rsidRDefault="00000000" w:rsidRPr="00000000" w14:paraId="00000132">
      <w:pPr>
        <w:pStyle w:val="Heading2"/>
        <w:rPr/>
      </w:pPr>
      <w:bookmarkStart w:colFirst="0" w:colLast="0" w:name="_heading=h.9q08d1ybqfao" w:id="18"/>
      <w:bookmarkEnd w:id="18"/>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4.4 Checking Strategy</w:t>
      </w:r>
    </w:p>
    <w:p w:rsidR="00000000" w:rsidDel="00000000" w:rsidP="00000000" w:rsidRDefault="00000000" w:rsidRPr="00000000" w14:paraId="00000133">
      <w:pPr>
        <w:spacing w:after="60" w:before="60" w:lineRule="auto"/>
        <w:rPr/>
      </w:pPr>
      <w:r w:rsidDel="00000000" w:rsidR="00000000" w:rsidRPr="00000000">
        <w:rPr>
          <w:color w:val="000000"/>
          <w:rtl w:val="0"/>
        </w:rPr>
        <w:t xml:space="preserve">Result checking will use the following methods: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Scoreboard-based checking – DUV outputs are compared transaction-by-transaction against the reference model.</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In-line assertion checking – SVA monitors detect protocol violations immediately.</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End-of-simulation report – summary of all pass/fail checks, coverage, and assertion statistics.</w:t>
      </w:r>
    </w:p>
    <w:p w:rsidR="00000000" w:rsidDel="00000000" w:rsidP="00000000" w:rsidRDefault="00000000" w:rsidRPr="00000000" w14:paraId="00000137">
      <w:pPr>
        <w:pStyle w:val="Heading1"/>
        <w:rPr/>
      </w:pPr>
      <w:bookmarkStart w:colFirst="0" w:colLast="0" w:name="_heading=h.f0egdz2o5og2" w:id="19"/>
      <w:bookmarkEnd w:id="19"/>
      <w:r w:rsidDel="00000000" w:rsidR="00000000" w:rsidRPr="00000000">
        <w:rPr>
          <w:rtl w:val="0"/>
        </w:rPr>
        <w:t xml:space="preserve">5. Verification Environment</w:t>
      </w:r>
    </w:p>
    <w:p w:rsidR="00000000" w:rsidDel="00000000" w:rsidP="00000000" w:rsidRDefault="00000000" w:rsidRPr="00000000" w14:paraId="00000138">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139">
      <w:pPr>
        <w:spacing w:after="60" w:before="60" w:lineRule="auto"/>
        <w:rPr/>
      </w:pPr>
      <w:r w:rsidDel="00000000" w:rsidR="00000000" w:rsidRPr="00000000">
        <w:rPr>
          <w:color w:val="000000"/>
          <w:rtl w:val="0"/>
        </w:rPr>
        <w:t xml:space="preserve">This section describes the simulation and verification environment, in accordance with Wilde Chapters 3, 4, and 7–12.</w:t>
      </w:r>
      <w:r w:rsidDel="00000000" w:rsidR="00000000" w:rsidRPr="00000000">
        <w:rPr>
          <w:rtl w:val="0"/>
        </w:rPr>
      </w:r>
    </w:p>
    <w:p w:rsidR="00000000" w:rsidDel="00000000" w:rsidP="00000000" w:rsidRDefault="00000000" w:rsidRPr="00000000" w14:paraId="0000013A">
      <w:pPr>
        <w:pStyle w:val="Heading2"/>
        <w:rPr/>
      </w:pPr>
      <w:bookmarkStart w:colFirst="0" w:colLast="0" w:name="_heading=h.8nl8lfut1kjb" w:id="20"/>
      <w:bookmarkEnd w:id="20"/>
      <w:r w:rsidDel="00000000" w:rsidR="00000000" w:rsidRPr="00000000">
        <w:rPr>
          <w:rtl w:val="0"/>
        </w:rPr>
        <w:t xml:space="preserve">5.1 Simulation Environment</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0"/>
        </w:trPr>
        <w:tc>
          <w:tcPr>
            <w:gridSpan w:val="2"/>
            <w:tcBorders>
              <w:top w:color="1b3a6b" w:space="0" w:sz="4" w:val="single"/>
              <w:left w:color="1b3a6b" w:space="0" w:sz="4" w:val="single"/>
              <w:bottom w:color="1b3a6b" w:space="0" w:sz="4" w:val="single"/>
              <w:right w:color="1b3a6b" w:space="0" w:sz="4" w:val="single"/>
            </w:tcBorders>
            <w:shd w:fill="1b3a6b" w:val="clear"/>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b w:val="1"/>
                <w:bCs w:val="1"/>
                <w:color w:val="ffffff"/>
                <w:sz w:val="22"/>
                <w:szCs w:val="22"/>
                <w:rtl w:val="0"/>
              </w:rPr>
              <w:t xml:space="preserve">Simulation Environment Details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D">
            <w:pPr>
              <w:rPr/>
            </w:pPr>
            <w:r w:rsidDel="00000000" w:rsidR="00000000" w:rsidRPr="00000000">
              <w:rPr>
                <w:b w:val="1"/>
                <w:bCs w:val="1"/>
                <w:color w:val="1b3a6b"/>
                <w:rtl w:val="0"/>
              </w:rPr>
              <w:t xml:space="preserve">Simulator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3E">
            <w:pPr>
              <w:rPr/>
            </w:pPr>
            <w:r w:rsidDel="00000000" w:rsidR="00000000" w:rsidRPr="00000000">
              <w:rPr>
                <w:color w:val="000000"/>
                <w:rtl w:val="0"/>
              </w:rPr>
              <w:t xml:space="preserve">Synopsys VCS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3F">
            <w:pPr>
              <w:rPr/>
            </w:pPr>
            <w:r w:rsidDel="00000000" w:rsidR="00000000" w:rsidRPr="00000000">
              <w:rPr>
                <w:b w:val="1"/>
                <w:bCs w:val="1"/>
                <w:color w:val="1b3a6b"/>
                <w:rtl w:val="0"/>
              </w:rPr>
              <w:t xml:space="preserve">Simulator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0">
            <w:pPr>
              <w:rPr/>
            </w:pPr>
            <w:r w:rsidDel="00000000" w:rsidR="00000000" w:rsidRPr="00000000">
              <w:rPr>
                <w:rtl w:val="0"/>
              </w:rPr>
              <w:t xml:space="preserve">VCS 2023.03-SP2 (PSU ECE Linux Lab)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1">
            <w:pPr>
              <w:rPr/>
            </w:pPr>
            <w:r w:rsidDel="00000000" w:rsidR="00000000" w:rsidRPr="00000000">
              <w:rPr>
                <w:b w:val="1"/>
                <w:bCs w:val="1"/>
                <w:color w:val="1b3a6b"/>
                <w:rtl w:val="0"/>
              </w:rPr>
              <w:t xml:space="preserve">Verification Methodology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2">
            <w:pPr>
              <w:rPr/>
            </w:pPr>
            <w:r w:rsidDel="00000000" w:rsidR="00000000" w:rsidRPr="00000000">
              <w:rPr>
                <w:color w:val="000000"/>
                <w:rtl w:val="0"/>
              </w:rPr>
              <w:t xml:space="preserve">UVM 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3">
            <w:pPr>
              <w:rPr/>
            </w:pPr>
            <w:r w:rsidDel="00000000" w:rsidR="00000000" w:rsidRPr="00000000">
              <w:rPr>
                <w:b w:val="1"/>
                <w:bCs w:val="1"/>
                <w:color w:val="1b3a6b"/>
                <w:rtl w:val="0"/>
              </w:rPr>
              <w:t xml:space="preserve">HDL Language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4">
            <w:pPr>
              <w:rPr/>
            </w:pPr>
            <w:r w:rsidDel="00000000" w:rsidR="00000000" w:rsidRPr="00000000">
              <w:rPr>
                <w:color w:val="000000"/>
                <w:rtl w:val="0"/>
              </w:rPr>
              <w:t xml:space="preserve">SystemVerilog IEEE 1800-2017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5">
            <w:pPr>
              <w:rPr/>
            </w:pPr>
            <w:r w:rsidDel="00000000" w:rsidR="00000000" w:rsidRPr="00000000">
              <w:rPr>
                <w:b w:val="1"/>
                <w:bCs w:val="1"/>
                <w:color w:val="1b3a6b"/>
                <w:rtl w:val="0"/>
              </w:rPr>
              <w:t xml:space="preserve">Assertion Language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6">
            <w:pPr>
              <w:rPr/>
            </w:pPr>
            <w:r w:rsidDel="00000000" w:rsidR="00000000" w:rsidRPr="00000000">
              <w:rPr>
                <w:color w:val="000000"/>
                <w:rtl w:val="0"/>
              </w:rPr>
              <w:t xml:space="preserve">SystemVerilog Assertions (SVA)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7">
            <w:pPr>
              <w:rPr/>
            </w:pPr>
            <w:r w:rsidDel="00000000" w:rsidR="00000000" w:rsidRPr="00000000">
              <w:rPr>
                <w:b w:val="1"/>
                <w:bCs w:val="1"/>
                <w:color w:val="1b3a6b"/>
                <w:rtl w:val="0"/>
              </w:rPr>
              <w:t xml:space="preserve">Compile/Sim Options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8">
            <w:pPr>
              <w:rPr/>
            </w:pPr>
            <w:r w:rsidDel="00000000" w:rsidR="00000000" w:rsidRPr="00000000">
              <w:rPr>
                <w:rtl w:val="0"/>
              </w:rPr>
              <w:t xml:space="preserve">TBD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9">
            <w:pPr>
              <w:rPr/>
            </w:pPr>
            <w:r w:rsidDel="00000000" w:rsidR="00000000" w:rsidRPr="00000000">
              <w:rPr>
                <w:b w:val="1"/>
                <w:bCs w:val="1"/>
                <w:color w:val="1b3a6b"/>
                <w:rtl w:val="0"/>
              </w:rPr>
              <w:t xml:space="preserve">Seed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14A">
            <w:pPr>
              <w:rPr/>
            </w:pPr>
            <w:r w:rsidDel="00000000" w:rsidR="00000000" w:rsidRPr="00000000">
              <w:rPr>
                <w:rtl w:val="0"/>
              </w:rPr>
              <w:t xml:space="preserve">TBD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B">
            <w:pPr>
              <w:rPr/>
            </w:pPr>
            <w:r w:rsidDel="00000000" w:rsidR="00000000" w:rsidRPr="00000000">
              <w:rPr>
                <w:b w:val="1"/>
                <w:bCs w:val="1"/>
                <w:color w:val="1b3a6b"/>
                <w:rtl w:val="0"/>
              </w:rPr>
              <w:t xml:space="preserve">Regression Framework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vAlign w:val="center"/>
          </w:tcPr>
          <w:p w:rsidR="00000000" w:rsidDel="00000000" w:rsidP="00000000" w:rsidRDefault="00000000" w:rsidRPr="00000000" w14:paraId="0000014C">
            <w:pPr>
              <w:rPr/>
            </w:pPr>
            <w:r w:rsidDel="00000000" w:rsidR="00000000" w:rsidRPr="00000000">
              <w:rPr>
                <w:color w:val="000000"/>
                <w:rtl w:val="0"/>
              </w:rPr>
              <w:t xml:space="preserve">Makefile</w:t>
            </w:r>
            <w:r w:rsidDel="00000000" w:rsidR="00000000" w:rsidRPr="00000000">
              <w:rPr>
                <w:rtl w:val="0"/>
              </w:rPr>
            </w:r>
          </w:p>
        </w:tc>
      </w:tr>
    </w:tbl>
    <w:p w:rsidR="00000000" w:rsidDel="00000000" w:rsidP="00000000" w:rsidRDefault="00000000" w:rsidRPr="00000000" w14:paraId="0000014D">
      <w:pPr>
        <w:pStyle w:val="Heading2"/>
        <w:rPr/>
      </w:pPr>
      <w:bookmarkStart w:colFirst="0" w:colLast="0" w:name="_heading=h.6hzjqlm1fg2h" w:id="21"/>
      <w:bookmarkEnd w:id="21"/>
      <w:r w:rsidDel="00000000" w:rsidR="00000000" w:rsidRPr="00000000">
        <w:rPr>
          <w:rtl w:val="0"/>
        </w:rPr>
        <w:t xml:space="preserve">5.2 Coverage Plan</w:t>
      </w:r>
    </w:p>
    <w:p w:rsidR="00000000" w:rsidDel="00000000" w:rsidP="00000000" w:rsidRDefault="00000000" w:rsidRPr="00000000" w14:paraId="0000014E">
      <w:pPr>
        <w:spacing w:after="60" w:before="60" w:lineRule="auto"/>
        <w:rPr/>
      </w:pPr>
      <w:r w:rsidDel="00000000" w:rsidR="00000000" w:rsidRPr="00000000">
        <w:rPr>
          <w:color w:val="000000"/>
          <w:rtl w:val="0"/>
        </w:rPr>
        <w:t xml:space="preserve">[Describe the functional coverage strategy. Define coverage groups and bins for each function listed in Section 2. Reference Wilde Chapter 9.]</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200"/>
        <w:gridCol w:w="3060"/>
        <w:gridCol w:w="1700"/>
        <w:gridCol w:w="1500"/>
        <w:tblGridChange w:id="0">
          <w:tblGrid>
            <w:gridCol w:w="900"/>
            <w:gridCol w:w="2200"/>
            <w:gridCol w:w="3060"/>
            <w:gridCol w:w="1700"/>
            <w:gridCol w:w="15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b w:val="1"/>
                <w:bCs w:val="1"/>
                <w:color w:val="ffffff"/>
                <w:rtl w:val="0"/>
              </w:rPr>
              <w:t xml:space="preserve">FV-ID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b w:val="1"/>
                <w:bCs w:val="1"/>
                <w:color w:val="ffffff"/>
                <w:rtl w:val="0"/>
              </w:rPr>
              <w:t xml:space="preserve">Coverage Group Name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b w:val="1"/>
                <w:bCs w:val="1"/>
                <w:color w:val="ffffff"/>
                <w:rtl w:val="0"/>
              </w:rPr>
              <w:t xml:space="preserve">Bins / Cross Points</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b w:val="1"/>
                <w:bCs w:val="1"/>
                <w:color w:val="ffffff"/>
                <w:rtl w:val="0"/>
              </w:rPr>
              <w:t xml:space="preserve">Target (%)</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b w:val="1"/>
                <w:bCs w:val="1"/>
                <w:color w:val="ffffff"/>
                <w:rtl w:val="0"/>
              </w:rPr>
              <w:t xml:space="preserve">Tool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color w:val="000000"/>
                <w:rtl w:val="0"/>
              </w:rPr>
              <w:t xml:space="preserve">FV-001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color w:val="000000"/>
                <w:rtl w:val="0"/>
              </w:rPr>
              <w:t xml:space="preserve">cg_reset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color w:val="000000"/>
                <w:rtl w:val="0"/>
              </w:rPr>
              <w:t xml:space="preserve">All registers × reset 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color w:val="000000"/>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color w:val="000000"/>
                <w:rtl w:val="0"/>
              </w:rPr>
              <w:t xml:space="preserve">VCS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rtl w:val="0"/>
              </w:rPr>
              <w:t xml:space="preserve">FV-002</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tl w:val="0"/>
              </w:rPr>
              <w:t xml:space="preserve">cg_APB_phases</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5B">
            <w:pPr>
              <w:rPr/>
            </w:pPr>
            <w:sdt>
              <w:sdtPr>
                <w:id w:val="500183269"/>
                <w:tag w:val="goog_rdk_13"/>
              </w:sdtPr>
              <w:sdtContent>
                <w:r w:rsidDel="00000000" w:rsidR="00000000" w:rsidRPr="00000000">
                  <w:rPr>
                    <w:rFonts w:ascii="Arial Unicode MS" w:cs="Arial Unicode MS" w:eastAsia="Arial Unicode MS" w:hAnsi="Arial Unicode MS"/>
                    <w:rtl w:val="0"/>
                  </w:rPr>
                  <w:t xml:space="preserve">All phase transitions (IDLE→SETUP, SETUP→ACCESS, ACCESS→IDLE, ACCESS→SETUP) x direction (read/write)</w:t>
                </w:r>
              </w:sdtContent>
            </w:sdt>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tl w:val="0"/>
              </w:rPr>
              <w:t xml:space="preserve">100%</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tl w:val="0"/>
              </w:rPr>
              <w:t xml:space="preserve">VCS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color w:val="000000"/>
                <w:rtl w:val="0"/>
              </w:rPr>
              <w:t xml:space="preserve">FV-003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5F">
            <w:pPr>
              <w:rPr/>
            </w:pPr>
            <w:r w:rsidDel="00000000" w:rsidR="00000000" w:rsidRPr="00000000">
              <w:rPr>
                <w:color w:val="000000"/>
                <w:rtl w:val="0"/>
              </w:rPr>
              <w:t xml:space="preserve">cg_protocol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0">
            <w:pPr>
              <w:rPr/>
            </w:pPr>
            <w:r w:rsidDel="00000000" w:rsidR="00000000" w:rsidRPr="00000000">
              <w:rPr>
                <w:color w:val="000000"/>
                <w:rtl w:val="0"/>
              </w:rPr>
              <w:t xml:space="preserve">All transaction types × error / no-error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1">
            <w:pPr>
              <w:rPr/>
            </w:pPr>
            <w:r w:rsidDel="00000000" w:rsidR="00000000" w:rsidRPr="00000000">
              <w:rPr>
                <w:color w:val="000000"/>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2">
            <w:pPr>
              <w:rPr/>
            </w:pPr>
            <w:r w:rsidDel="00000000" w:rsidR="00000000" w:rsidRPr="00000000">
              <w:rPr>
                <w:color w:val="000000"/>
                <w:rtl w:val="0"/>
              </w:rPr>
              <w:t xml:space="preserve">VCS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color w:val="000000"/>
                <w:rtl w:val="0"/>
              </w:rPr>
              <w:t xml:space="preserve">FV-004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64">
            <w:pPr>
              <w:rPr/>
            </w:pPr>
            <w:r w:rsidDel="00000000" w:rsidR="00000000" w:rsidRPr="00000000">
              <w:rPr>
                <w:color w:val="000000"/>
                <w:rtl w:val="0"/>
              </w:rPr>
              <w:t xml:space="preserve">cg_data_integrity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65">
            <w:pPr>
              <w:rPr/>
            </w:pPr>
            <w:r w:rsidDel="00000000" w:rsidR="00000000" w:rsidRPr="00000000">
              <w:rPr>
                <w:color w:val="000000"/>
                <w:rtl w:val="0"/>
              </w:rPr>
              <w:t xml:space="preserve">All address × data patterns × operation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66">
            <w:pPr>
              <w:rPr/>
            </w:pPr>
            <w:r w:rsidDel="00000000" w:rsidR="00000000" w:rsidRPr="00000000">
              <w:rPr>
                <w:color w:val="000000"/>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67">
            <w:pPr>
              <w:rPr/>
            </w:pPr>
            <w:r w:rsidDel="00000000" w:rsidR="00000000" w:rsidRPr="00000000">
              <w:rPr>
                <w:color w:val="000000"/>
                <w:rtl w:val="0"/>
              </w:rPr>
              <w:t xml:space="preserve">VCS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8">
            <w:pPr>
              <w:rPr/>
            </w:pPr>
            <w:r w:rsidDel="00000000" w:rsidR="00000000" w:rsidRPr="00000000">
              <w:rPr>
                <w:color w:val="000000"/>
                <w:rtl w:val="0"/>
              </w:rPr>
              <w:t xml:space="preserve">[FV-x]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9">
            <w:pPr>
              <w:rPr/>
            </w:pPr>
            <w:r w:rsidDel="00000000" w:rsidR="00000000" w:rsidRPr="00000000">
              <w:rPr>
                <w:color w:val="000000"/>
                <w:rtl w:val="0"/>
              </w:rPr>
              <w:t xml:space="preserve">[Coverage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A">
            <w:pPr>
              <w:rPr/>
            </w:pPr>
            <w:r w:rsidDel="00000000" w:rsidR="00000000" w:rsidRPr="00000000">
              <w:rPr>
                <w:color w:val="000000"/>
                <w:rtl w:val="0"/>
              </w:rPr>
              <w:t xml:space="preserve">[Describe bins]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B">
            <w:pPr>
              <w:rPr/>
            </w:pP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6C">
            <w:pPr>
              <w:rPr/>
            </w:pPr>
            <w:r w:rsidDel="00000000" w:rsidR="00000000" w:rsidRPr="00000000">
              <w:rPr>
                <w:color w:val="000000"/>
                <w:rtl w:val="0"/>
              </w:rPr>
              <w:t xml:space="preserve">[Tool]</w:t>
            </w:r>
            <w:r w:rsidDel="00000000" w:rsidR="00000000" w:rsidRPr="00000000">
              <w:rPr>
                <w:rtl w:val="0"/>
              </w:rPr>
            </w:r>
          </w:p>
        </w:tc>
      </w:tr>
    </w:tbl>
    <w:p w:rsidR="00000000" w:rsidDel="00000000" w:rsidP="00000000" w:rsidRDefault="00000000" w:rsidRPr="00000000" w14:paraId="0000016D">
      <w:pPr>
        <w:pStyle w:val="Heading1"/>
        <w:rPr/>
      </w:pPr>
      <w:bookmarkStart w:colFirst="0" w:colLast="0" w:name="_heading=h.pvdh9unzsbaq" w:id="22"/>
      <w:bookmarkEnd w:id="22"/>
      <w:r w:rsidDel="00000000" w:rsidR="00000000" w:rsidRPr="00000000">
        <w:rPr>
          <w:rtl w:val="0"/>
        </w:rPr>
        <w:t xml:space="preserve">6. Required Tools</w:t>
      </w:r>
    </w:p>
    <w:p w:rsidR="00000000" w:rsidDel="00000000" w:rsidP="00000000" w:rsidRDefault="00000000" w:rsidRPr="00000000" w14:paraId="0000016E">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16F">
      <w:pPr>
        <w:spacing w:after="60" w:before="60" w:lineRule="auto"/>
        <w:rPr/>
      </w:pPr>
      <w:r w:rsidDel="00000000" w:rsidR="00000000" w:rsidRPr="00000000">
        <w:rPr>
          <w:color w:val="000000"/>
          <w:rtl w:val="0"/>
        </w:rPr>
        <w:t xml:space="preserve">This section lists all software tools required to support the described verification environment, consistent with Wilde Chapters 5–6. Items marked [Procure] may drive the software procurement team; items marked [Internal] require support from internal EDA/flow teams.</w:t>
      </w:r>
      <w:r w:rsidDel="00000000" w:rsidR="00000000" w:rsidRPr="00000000">
        <w:rPr>
          <w:rtl w:val="0"/>
        </w:rPr>
      </w:r>
    </w:p>
    <w:p w:rsidR="00000000" w:rsidDel="00000000" w:rsidP="00000000" w:rsidRDefault="00000000" w:rsidRPr="00000000" w14:paraId="00000170">
      <w:pPr>
        <w:spacing w:lin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060"/>
        <w:gridCol w:w="1700"/>
        <w:gridCol w:w="1800"/>
        <w:gridCol w:w="2000"/>
        <w:tblGridChange w:id="0">
          <w:tblGrid>
            <w:gridCol w:w="1800"/>
            <w:gridCol w:w="2060"/>
            <w:gridCol w:w="1700"/>
            <w:gridCol w:w="18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b w:val="1"/>
                <w:bCs w:val="1"/>
                <w:color w:val="ffffff"/>
                <w:rtl w:val="0"/>
              </w:rPr>
              <w:t xml:space="preserve">Category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b w:val="1"/>
                <w:bCs w:val="1"/>
                <w:color w:val="ffffff"/>
                <w:rtl w:val="0"/>
              </w:rPr>
              <w:t xml:space="preserve">Tool / Package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b w:val="1"/>
                <w:bCs w:val="1"/>
                <w:color w:val="ffffff"/>
                <w:rtl w:val="0"/>
              </w:rPr>
              <w:t xml:space="preserve">Version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1"/>
                <w:bCs w:val="1"/>
                <w:color w:val="ffffff"/>
                <w:rtl w:val="0"/>
              </w:rPr>
              <w:t xml:space="preserve">Vendor / Source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6">
            <w:pPr>
              <w:rPr/>
            </w:pPr>
            <w:r w:rsidDel="00000000" w:rsidR="00000000" w:rsidRPr="00000000">
              <w:rPr>
                <w:color w:val="000000"/>
                <w:rtl w:val="0"/>
              </w:rPr>
              <w:t xml:space="preserve">Simulator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7">
            <w:pPr>
              <w:rPr/>
            </w:pPr>
            <w:r w:rsidDel="00000000" w:rsidR="00000000" w:rsidRPr="00000000">
              <w:rPr>
                <w:color w:val="000000"/>
                <w:rtl w:val="0"/>
              </w:rPr>
              <w:t xml:space="preserve">VCS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8">
            <w:pPr>
              <w:rPr/>
            </w:pPr>
            <w:r w:rsidDel="00000000" w:rsidR="00000000" w:rsidRPr="00000000">
              <w:rPr>
                <w:rtl w:val="0"/>
              </w:rPr>
              <w:t xml:space="preserve">2023.12-SP2</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color w:val="000000"/>
                <w:rtl w:val="0"/>
              </w:rPr>
              <w:t xml:space="preserve">Synopsys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7A">
            <w:pPr>
              <w:rPr/>
            </w:pPr>
            <w:r w:rsidDel="00000000" w:rsidR="00000000" w:rsidRPr="00000000">
              <w:rPr>
                <w:color w:val="000000"/>
                <w:rtl w:val="0"/>
              </w:rPr>
              <w:t xml:space="preserve">[X ] Licensed  [ ] Procure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7B">
            <w:pPr>
              <w:rPr/>
            </w:pPr>
            <w:r w:rsidDel="00000000" w:rsidR="00000000" w:rsidRPr="00000000">
              <w:rPr>
                <w:color w:val="000000"/>
                <w:rtl w:val="0"/>
              </w:rPr>
              <w:t xml:space="preserve">Formal Tool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7C">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7D">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7E">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color w:val="000000"/>
                <w:rtl w:val="0"/>
              </w:rPr>
              <w:t xml:space="preserve">[ ] Licensed  [ ] Procure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color w:val="000000"/>
                <w:rtl w:val="0"/>
              </w:rPr>
              <w:t xml:space="preserve">Coverage Merge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color w:val="000000"/>
                <w:rtl w:val="0"/>
              </w:rPr>
              <w:t xml:space="preserve">VCS Coverage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2">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color w:val="000000"/>
                <w:rtl w:val="0"/>
              </w:rPr>
              <w:t xml:space="preserve">Synopsys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color w:val="000000"/>
                <w:rtl w:val="0"/>
              </w:rPr>
              <w:t xml:space="preserve">[X ] Licensed  [ ] Procure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color w:val="000000"/>
                <w:rtl w:val="0"/>
              </w:rPr>
              <w:t xml:space="preserve">VIP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86">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color w:val="000000"/>
                <w:rtl w:val="0"/>
              </w:rPr>
              <w:t xml:space="preserve">[ ] Licensed  [ ] Procure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A">
            <w:pPr>
              <w:rPr/>
            </w:pPr>
            <w:r w:rsidDel="00000000" w:rsidR="00000000" w:rsidRPr="00000000">
              <w:rPr>
                <w:color w:val="000000"/>
                <w:rtl w:val="0"/>
              </w:rPr>
              <w:t xml:space="preserve">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color w:val="000000"/>
                <w:rtl w:val="0"/>
              </w:rPr>
              <w:t xml:space="preserve">[LSF / Slurm / Make-based]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color w:val="000000"/>
                <w:rtl w:val="0"/>
              </w:rPr>
              <w:t xml:space="preserve">[Internal EDA Flow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8E">
            <w:pPr>
              <w:rPr/>
            </w:pPr>
            <w:r w:rsidDel="00000000" w:rsidR="00000000" w:rsidRPr="00000000">
              <w:rPr>
                <w:color w:val="000000"/>
                <w:rtl w:val="0"/>
              </w:rPr>
              <w:t xml:space="preserve">[ ] Available  [ ] 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color w:val="000000"/>
                <w:rtl w:val="0"/>
              </w:rPr>
              <w:t xml:space="preserve">Linting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color w:val="000000"/>
                <w:rtl w:val="0"/>
              </w:rPr>
              <w:t xml:space="preserve">[Spyglass / Questa Lint]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2">
            <w:pPr>
              <w:rPr/>
            </w:pPr>
            <w:r w:rsidDel="00000000" w:rsidR="00000000" w:rsidRPr="00000000">
              <w:rPr>
                <w:color w:val="000000"/>
                <w:rtl w:val="0"/>
              </w:rPr>
              <w:t xml:space="preserve">[Synopsys / Siemens]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color w:val="000000"/>
                <w:rtl w:val="0"/>
              </w:rPr>
              <w:t xml:space="preserve">[ ] Licensed  [ ] Procure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color w:val="000000"/>
                <w:rtl w:val="0"/>
              </w:rPr>
              <w:t xml:space="preserve">Clock Domain Check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color w:val="000000"/>
                <w:rtl w:val="0"/>
              </w:rPr>
              <w:t xml:space="preserve">[Spyglass CDC / 0-In CDC]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6">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color w:val="000000"/>
                <w:rtl w:val="0"/>
              </w:rPr>
              <w:t xml:space="preserve">[Synopsys / Mentor]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color w:val="000000"/>
                <w:rtl w:val="0"/>
              </w:rPr>
              <w:t xml:space="preserve">[ ] Licensed  [ ] Procure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color w:val="000000"/>
                <w:rtl w:val="0"/>
              </w:rPr>
              <w:t xml:space="preserve">Version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A">
            <w:pPr>
              <w:rPr/>
            </w:pPr>
            <w:r w:rsidDel="00000000" w:rsidR="00000000" w:rsidRPr="00000000">
              <w:rPr>
                <w:color w:val="000000"/>
                <w:rtl w:val="0"/>
              </w:rPr>
              <w:t xml:space="preserve">Git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C">
            <w:pPr>
              <w:rPr/>
            </w:pPr>
            <w:r w:rsidDel="00000000" w:rsidR="00000000" w:rsidRPr="00000000">
              <w:rPr>
                <w:rtl w:val="0"/>
              </w:rPr>
              <w:t xml:space="preserve">GitHub</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9D">
            <w:pPr>
              <w:rPr/>
            </w:pPr>
            <w:r w:rsidDel="00000000" w:rsidR="00000000" w:rsidRPr="00000000">
              <w:rPr>
                <w:color w:val="000000"/>
                <w:rtl w:val="0"/>
              </w:rPr>
              <w:t xml:space="preserve">[X] Available  [ ] 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E">
            <w:pPr>
              <w:rPr/>
            </w:pPr>
            <w:r w:rsidDel="00000000" w:rsidR="00000000" w:rsidRPr="00000000">
              <w:rPr>
                <w:color w:val="000000"/>
                <w:rtl w:val="0"/>
              </w:rPr>
              <w:t xml:space="preserve">Bug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rtl w:val="0"/>
              </w:rPr>
              <w:t xml:space="preserve">Git</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0">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1">
            <w:pPr>
              <w:rPr/>
            </w:pPr>
            <w:r w:rsidDel="00000000" w:rsidR="00000000" w:rsidRPr="00000000">
              <w:rPr>
                <w:rtl w:val="0"/>
              </w:rPr>
              <w:t xml:space="preserve">GitHub</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A2">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Available  [ ] Internal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A3">
            <w:pPr>
              <w:rPr/>
            </w:pPr>
            <w:r w:rsidDel="00000000" w:rsidR="00000000" w:rsidRPr="00000000">
              <w:rPr>
                <w:color w:val="000000"/>
                <w:rtl w:val="0"/>
              </w:rPr>
              <w:t xml:space="preserve">Documentation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A4">
            <w:pPr>
              <w:rPr/>
            </w:pPr>
            <w:r w:rsidDel="00000000" w:rsidR="00000000" w:rsidRPr="00000000">
              <w:rPr>
                <w:rtl w:val="0"/>
              </w:rPr>
              <w:t xml:space="preserve">Google Docs</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A5">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A6">
            <w:pPr>
              <w:rPr/>
            </w:pPr>
            <w:r w:rsidDel="00000000" w:rsidR="00000000" w:rsidRPr="00000000">
              <w:rPr>
                <w:rtl w:val="0"/>
              </w:rPr>
              <w:t xml:space="preserve">Google</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Available  [ ] Internal</w:t>
            </w:r>
            <w:r w:rsidDel="00000000" w:rsidR="00000000" w:rsidRPr="00000000">
              <w:rPr>
                <w:rtl w:val="0"/>
              </w:rPr>
            </w:r>
          </w:p>
        </w:tc>
      </w:tr>
    </w:tbl>
    <w:p w:rsidR="00000000" w:rsidDel="00000000" w:rsidP="00000000" w:rsidRDefault="00000000" w:rsidRPr="00000000" w14:paraId="000001A8">
      <w:pPr>
        <w:pStyle w:val="Heading1"/>
        <w:rPr/>
      </w:pPr>
      <w:bookmarkStart w:colFirst="0" w:colLast="0" w:name="_heading=h.cesm7k6mxm9g" w:id="23"/>
      <w:bookmarkEnd w:id="23"/>
      <w:r w:rsidDel="00000000" w:rsidR="00000000" w:rsidRPr="00000000">
        <w:rPr>
          <w:rtl w:val="0"/>
        </w:rPr>
        <w:t xml:space="preserve">7. Completion Criteria</w:t>
      </w:r>
    </w:p>
    <w:p w:rsidR="00000000" w:rsidDel="00000000" w:rsidP="00000000" w:rsidRDefault="00000000" w:rsidRPr="00000000" w14:paraId="000001A9">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1AA">
      <w:pPr>
        <w:spacing w:after="60" w:before="60" w:lineRule="auto"/>
        <w:rPr/>
      </w:pPr>
      <w:r w:rsidDel="00000000" w:rsidR="00000000" w:rsidRPr="00000000">
        <w:rPr>
          <w:color w:val="000000"/>
          <w:rtl w:val="0"/>
        </w:rPr>
        <w:t xml:space="preserve">Verification is declared complete when ALL of the following measurable criteria have been satisfied, in accordance with Wilde Chapter 13. Each criterion must be formally signed off by the Verification Lead and Design Owner.</w:t>
      </w:r>
      <w:r w:rsidDel="00000000" w:rsidR="00000000" w:rsidRPr="00000000">
        <w:rPr>
          <w:rtl w:val="0"/>
        </w:rPr>
      </w:r>
    </w:p>
    <w:p w:rsidR="00000000" w:rsidDel="00000000" w:rsidP="00000000" w:rsidRDefault="00000000" w:rsidRPr="00000000" w14:paraId="000001AB">
      <w:pPr>
        <w:pStyle w:val="Heading2"/>
        <w:rPr/>
      </w:pPr>
      <w:bookmarkStart w:colFirst="0" w:colLast="0" w:name="_heading=h.8re0qfh2lxh0" w:id="24"/>
      <w:bookmarkEnd w:id="24"/>
      <w:r w:rsidDel="00000000" w:rsidR="00000000" w:rsidRPr="00000000">
        <w:rPr>
          <w:rtl w:val="0"/>
        </w:rPr>
        <w:t xml:space="preserve">7.1 Simulation Completion Criteria</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4160"/>
        <w:gridCol w:w="2400"/>
        <w:gridCol w:w="2400"/>
        <w:tblGridChange w:id="0">
          <w:tblGrid>
            <w:gridCol w:w="400"/>
            <w:gridCol w:w="4160"/>
            <w:gridCol w:w="2400"/>
            <w:gridCol w:w="24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b w:val="1"/>
                <w:bCs w:val="1"/>
                <w:color w:val="ffffff"/>
                <w:rtl w:val="0"/>
              </w:rPr>
              <w:t xml:space="preserv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b w:val="1"/>
                <w:bCs w:val="1"/>
                <w:color w:val="ffffff"/>
                <w:rtl w:val="0"/>
              </w:rPr>
              <w:t xml:space="preserve">Criterion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b w:val="1"/>
                <w:bCs w:val="1"/>
                <w:color w:val="ffffff"/>
                <w:rtl w:val="0"/>
              </w:rPr>
              <w:t xml:space="preserve">Target Threshold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b w:val="1"/>
                <w:bCs w:val="1"/>
                <w:color w:val="ffffff"/>
                <w:rtl w:val="0"/>
              </w:rPr>
              <w:t xml:space="preserve">Achieved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0">
            <w:pPr>
              <w:rPr/>
            </w:pPr>
            <w:r w:rsidDel="00000000" w:rsidR="00000000" w:rsidRPr="00000000">
              <w:rPr>
                <w:color w:val="00000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1">
            <w:pPr>
              <w:rPr/>
            </w:pPr>
            <w:r w:rsidDel="00000000" w:rsidR="00000000" w:rsidRPr="00000000">
              <w:rPr>
                <w:color w:val="000000"/>
                <w:rtl w:val="0"/>
              </w:rPr>
              <w:t xml:space="preserve">All directed tests pass with zero unexpected failures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2">
            <w:pPr>
              <w:rPr/>
            </w:pPr>
            <w:r w:rsidDel="00000000" w:rsidR="00000000" w:rsidRPr="00000000">
              <w:rPr>
                <w:color w:val="000000"/>
                <w:rtl w:val="0"/>
              </w:rPr>
              <w:t xml:space="preserve">100% pass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3">
            <w:pPr>
              <w:rPr/>
            </w:pPr>
            <w:r w:rsidDel="00000000" w:rsidR="00000000" w:rsidRPr="00000000">
              <w:rPr>
                <w:color w:val="000000"/>
                <w:rtl w:val="0"/>
              </w:rPr>
              <w:t xml:space="preserve">[] /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4">
            <w:pPr>
              <w:rPr/>
            </w:pPr>
            <w:r w:rsidDel="00000000" w:rsidR="00000000" w:rsidRPr="00000000">
              <w:rPr>
                <w:color w:val="00000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5">
            <w:pPr>
              <w:rPr/>
            </w:pPr>
            <w:r w:rsidDel="00000000" w:rsidR="00000000" w:rsidRPr="00000000">
              <w:rPr>
                <w:color w:val="000000"/>
                <w:rtl w:val="0"/>
              </w:rPr>
              <w:t xml:space="preserve">Constrained-random regression passes across N seeds using </w:t>
            </w:r>
            <w:r w:rsidDel="00000000" w:rsidR="00000000" w:rsidRPr="00000000">
              <w:rPr>
                <w:rtl w:val="0"/>
              </w:rPr>
              <w:t xml:space="preserve">a class-based</w:t>
            </w:r>
            <w:r w:rsidDel="00000000" w:rsidR="00000000" w:rsidRPr="00000000">
              <w:rPr>
                <w:color w:val="000000"/>
                <w:rtl w:val="0"/>
              </w:rPr>
              <w:t xml:space="preserve"> test</w:t>
            </w:r>
            <w:r w:rsidDel="00000000" w:rsidR="00000000" w:rsidRPr="00000000">
              <w:rPr>
                <w:rtl w:val="0"/>
              </w:rPr>
              <w:t xml:space="preserve">bench</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6">
            <w:pPr>
              <w:rPr/>
            </w:pPr>
            <w:sdt>
              <w:sdtPr>
                <w:id w:val="-903950310"/>
                <w:tag w:val="goog_rdk_14"/>
              </w:sdtPr>
              <w:sdtContent>
                <w:r w:rsidDel="00000000" w:rsidR="00000000" w:rsidRPr="00000000">
                  <w:rPr>
                    <w:rFonts w:ascii="Arial Unicode MS" w:cs="Arial Unicode MS" w:eastAsia="Arial Unicode MS" w:hAnsi="Arial Unicode MS"/>
                    <w:color w:val="000000"/>
                    <w:rtl w:val="0"/>
                  </w:rPr>
                  <w:t xml:space="preserve">N ≥ </w:t>
                </w:r>
              </w:sdtContent>
            </w:sdt>
            <w:r w:rsidDel="00000000" w:rsidR="00000000" w:rsidRPr="00000000">
              <w:rPr>
                <w:rtl w:val="0"/>
              </w:rPr>
              <w:t xml:space="preserve">50</w:t>
            </w:r>
            <w:r w:rsidDel="00000000" w:rsidR="00000000" w:rsidRPr="00000000">
              <w:rPr>
                <w:color w:val="000000"/>
                <w:rtl w:val="0"/>
              </w:rPr>
              <w:t xml:space="preserve"> seeds (per Milestone 2</w:t>
            </w:r>
            <w:r w:rsidDel="00000000" w:rsidR="00000000" w:rsidRPr="00000000">
              <w:rPr>
                <w:rtl w:val="0"/>
              </w:rPr>
              <w:t xml:space="preserve">)</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color w:val="000000"/>
                <w:rtl w:val="0"/>
              </w:rPr>
              <w:t xml:space="preserve">[ ] / [N]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color w:val="00000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color w:val="000000"/>
                <w:rtl w:val="0"/>
              </w:rPr>
              <w:t xml:space="preserve">All functional coverage groups close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A">
            <w:pPr>
              <w:rPr/>
            </w:pPr>
            <w:sdt>
              <w:sdtPr>
                <w:id w:val="1575484706"/>
                <w:tag w:val="goog_rdk_15"/>
              </w:sdtPr>
              <w:sdtContent>
                <w:r w:rsidDel="00000000" w:rsidR="00000000" w:rsidRPr="00000000">
                  <w:rPr>
                    <w:rFonts w:ascii="Arial Unicode MS" w:cs="Arial Unicode MS" w:eastAsia="Arial Unicode MS" w:hAnsi="Arial Unicode MS"/>
                    <w:color w:val="000000"/>
                    <w:rtl w:val="0"/>
                  </w:rPr>
                  <w:t xml:space="preserve">≥ [95]%</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color w:val="000000"/>
                <w:rtl w:val="0"/>
              </w:rPr>
              <w:t xml:space="preserve">[ ] /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C">
            <w:pPr>
              <w:rPr/>
            </w:pPr>
            <w:r w:rsidDel="00000000" w:rsidR="00000000" w:rsidRPr="00000000">
              <w:rPr>
                <w:color w:val="00000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color w:val="000000"/>
                <w:rtl w:val="0"/>
              </w:rPr>
              <w:t xml:space="preserve">Statement and branch code coverage achieved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E">
            <w:pPr>
              <w:rPr/>
            </w:pPr>
            <w:sdt>
              <w:sdtPr>
                <w:id w:val="1430269146"/>
                <w:tag w:val="goog_rdk_16"/>
              </w:sdtPr>
              <w:sdtContent>
                <w:r w:rsidDel="00000000" w:rsidR="00000000" w:rsidRPr="00000000">
                  <w:rPr>
                    <w:rFonts w:ascii="Arial Unicode MS" w:cs="Arial Unicode MS" w:eastAsia="Arial Unicode MS" w:hAnsi="Arial Unicode MS"/>
                    <w:color w:val="000000"/>
                    <w:rtl w:val="0"/>
                  </w:rPr>
                  <w:t xml:space="preserve">≥ [90]%</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color w:val="000000"/>
                <w:rtl w:val="0"/>
              </w:rPr>
              <w:t xml:space="preserve">[ ] /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color w:val="00000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color w:val="000000"/>
                <w:rtl w:val="0"/>
              </w:rPr>
              <w:t xml:space="preserve">Toggle coverage achieved on DUV outputs and interfaces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2">
            <w:pPr>
              <w:rPr/>
            </w:pPr>
            <w:sdt>
              <w:sdtPr>
                <w:id w:val="-1019916667"/>
                <w:tag w:val="goog_rdk_17"/>
              </w:sdtPr>
              <w:sdtContent>
                <w:r w:rsidDel="00000000" w:rsidR="00000000" w:rsidRPr="00000000">
                  <w:rPr>
                    <w:rFonts w:ascii="Arial Unicode MS" w:cs="Arial Unicode MS" w:eastAsia="Arial Unicode MS" w:hAnsi="Arial Unicode MS"/>
                    <w:color w:val="000000"/>
                    <w:rtl w:val="0"/>
                  </w:rPr>
                  <w:t xml:space="preserve">≥ [85]%</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color w:val="000000"/>
                <w:rtl w:val="0"/>
              </w:rPr>
              <w:t xml:space="preserve">[ ] /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color w:val="00000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color w:val="000000"/>
                <w:rtl w:val="0"/>
              </w:rPr>
              <w:t xml:space="preserve">FSM state and transition coverage achieved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6">
            <w:pPr>
              <w:rPr/>
            </w:pPr>
            <w:r w:rsidDel="00000000" w:rsidR="00000000" w:rsidRPr="00000000">
              <w:rPr>
                <w:color w:val="000000"/>
                <w:rtl w:val="0"/>
              </w:rPr>
              <w:t xml:space="preserve">100% reachable states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7">
            <w:pPr>
              <w:rPr/>
            </w:pPr>
            <w:r w:rsidDel="00000000" w:rsidR="00000000" w:rsidRPr="00000000">
              <w:rPr>
                <w:color w:val="000000"/>
                <w:rtl w:val="0"/>
              </w:rPr>
              <w:t xml:space="preserve">[ ] /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8">
            <w:pPr>
              <w:rPr/>
            </w:pPr>
            <w:r w:rsidDel="00000000" w:rsidR="00000000" w:rsidRPr="00000000">
              <w:rPr>
                <w:color w:val="000000"/>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9">
            <w:pPr>
              <w:rPr/>
            </w:pPr>
            <w:r w:rsidDel="00000000" w:rsidR="00000000" w:rsidRPr="00000000">
              <w:rPr>
                <w:color w:val="000000"/>
                <w:rtl w:val="0"/>
              </w:rPr>
              <w:t xml:space="preserve">All SVA assertions pass (zero assertion failures in final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A">
            <w:pPr>
              <w:rPr/>
            </w:pPr>
            <w:r w:rsidDel="00000000" w:rsidR="00000000" w:rsidRPr="00000000">
              <w:rPr>
                <w:color w:val="000000"/>
                <w:rtl w:val="0"/>
              </w:rPr>
              <w:t xml:space="preserve">0 failures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CB">
            <w:pPr>
              <w:rPr/>
            </w:pPr>
            <w:r w:rsidDel="00000000" w:rsidR="00000000" w:rsidRPr="00000000">
              <w:rPr>
                <w:color w:val="000000"/>
                <w:rtl w:val="0"/>
              </w:rPr>
              <w:t xml:space="preserve">[ ] / [N]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color w:val="000000"/>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D">
            <w:pPr>
              <w:rPr/>
            </w:pPr>
            <w:r w:rsidDel="00000000" w:rsidR="00000000" w:rsidRPr="00000000">
              <w:rPr>
                <w:color w:val="000000"/>
                <w:rtl w:val="0"/>
              </w:rPr>
              <w:t xml:space="preserve">All open bugs triaged; no Critical or High severity bugs outstanding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E">
            <w:pPr>
              <w:rPr/>
            </w:pPr>
            <w:r w:rsidDel="00000000" w:rsidR="00000000" w:rsidRPr="00000000">
              <w:rPr>
                <w:color w:val="000000"/>
                <w:rtl w:val="0"/>
              </w:rPr>
              <w:t xml:space="preserve">0 Critical / High open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CF">
            <w:pPr>
              <w:rPr/>
            </w:pPr>
            <w:r w:rsidDel="00000000" w:rsidR="00000000" w:rsidRPr="00000000">
              <w:rPr>
                <w:color w:val="000000"/>
                <w:rtl w:val="0"/>
              </w:rPr>
              <w:t xml:space="preserve">[ ] / [N]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0">
            <w:pPr>
              <w:rPr/>
            </w:pPr>
            <w:r w:rsidDel="00000000" w:rsidR="00000000" w:rsidRPr="00000000">
              <w:rPr>
                <w:color w:val="000000"/>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1">
            <w:pPr>
              <w:rPr/>
            </w:pPr>
            <w:r w:rsidDel="00000000" w:rsidR="00000000" w:rsidRPr="00000000">
              <w:rPr>
                <w:color w:val="000000"/>
                <w:rtl w:val="0"/>
              </w:rPr>
              <w:t xml:space="preserve">Waived coverage items documented and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2">
            <w:pPr>
              <w:rPr/>
            </w:pPr>
            <w:r w:rsidDel="00000000" w:rsidR="00000000" w:rsidRPr="00000000">
              <w:rPr>
                <w:color w:val="000000"/>
                <w:rtl w:val="0"/>
              </w:rPr>
              <w:t xml:space="preserve">Approval on record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3">
            <w:pPr>
              <w:rPr/>
            </w:pPr>
            <w:r w:rsidDel="00000000" w:rsidR="00000000" w:rsidRPr="00000000">
              <w:rPr>
                <w:color w:val="000000"/>
                <w:rtl w:val="0"/>
              </w:rPr>
              <w:t xml:space="preserve">[ ] Done</w:t>
            </w:r>
            <w:r w:rsidDel="00000000" w:rsidR="00000000" w:rsidRPr="00000000">
              <w:rPr>
                <w:rtl w:val="0"/>
              </w:rPr>
            </w:r>
          </w:p>
        </w:tc>
      </w:tr>
    </w:tbl>
    <w:p w:rsidR="00000000" w:rsidDel="00000000" w:rsidP="00000000" w:rsidRDefault="00000000" w:rsidRPr="00000000" w14:paraId="000001D4">
      <w:pPr>
        <w:pStyle w:val="Heading2"/>
        <w:rPr/>
      </w:pPr>
      <w:bookmarkStart w:colFirst="0" w:colLast="0" w:name="_heading=h.35ov18x1zv3x" w:id="25"/>
      <w:bookmarkEnd w:id="25"/>
      <w:r w:rsidDel="00000000" w:rsidR="00000000" w:rsidRPr="00000000">
        <w:rPr>
          <w:rtl w:val="0"/>
        </w:rPr>
        <w:t xml:space="preserve">7.2 Formal Verification Completion Criteria </w:t>
      </w:r>
      <w:sdt>
        <w:sdtPr>
          <w:id w:val="221269335"/>
          <w:tag w:val="goog_rdk_18"/>
        </w:sdtPr>
        <w:sdtContent>
          <w:commentRangeStart w:id="5"/>
        </w:sdtContent>
      </w:sdt>
      <w:r w:rsidDel="00000000" w:rsidR="00000000" w:rsidRPr="00000000">
        <w:rPr>
          <w:rtl w:val="0"/>
        </w:rPr>
        <w:t xml:space="preserve">(TBD)</w:t>
      </w:r>
      <w:commentRangeEnd w:id="5"/>
      <w:r w:rsidDel="00000000" w:rsidR="00000000" w:rsidRPr="00000000">
        <w:commentReference w:id="5"/>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
        <w:gridCol w:w="4160"/>
        <w:gridCol w:w="2400"/>
        <w:gridCol w:w="2400"/>
        <w:tblGridChange w:id="0">
          <w:tblGrid>
            <w:gridCol w:w="400"/>
            <w:gridCol w:w="4160"/>
            <w:gridCol w:w="2400"/>
            <w:gridCol w:w="24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b w:val="1"/>
                <w:bCs w:val="1"/>
                <w:color w:val="ffffff"/>
                <w:rtl w:val="0"/>
              </w:rPr>
              <w:t xml:space="preserv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b w:val="1"/>
                <w:bCs w:val="1"/>
                <w:color w:val="ffffff"/>
                <w:rtl w:val="0"/>
              </w:rPr>
              <w:t xml:space="preserve">Criterion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b w:val="1"/>
                <w:bCs w:val="1"/>
                <w:color w:val="ffffff"/>
                <w:rtl w:val="0"/>
              </w:rPr>
              <w:t xml:space="preserve">Target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9">
            <w:pPr>
              <w:rPr/>
            </w:pPr>
            <w:r w:rsidDel="00000000" w:rsidR="00000000" w:rsidRPr="00000000">
              <w:rPr>
                <w:color w:val="00000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A">
            <w:pPr>
              <w:rPr/>
            </w:pPr>
            <w:r w:rsidDel="00000000" w:rsidR="00000000" w:rsidRPr="00000000">
              <w:rPr>
                <w:color w:val="000000"/>
                <w:rtl w:val="0"/>
              </w:rPr>
              <w:t xml:space="preserve">All formal properties proven or vacuity-free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B">
            <w:pPr>
              <w:rPr/>
            </w:pPr>
            <w:r w:rsidDel="00000000" w:rsidR="00000000" w:rsidRPr="00000000">
              <w:rPr>
                <w:color w:val="000000"/>
                <w:rtl w:val="0"/>
              </w:rPr>
              <w:t xml:space="preserve">PROVEN / BOUNDED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DC">
            <w:pPr>
              <w:rPr/>
            </w:pPr>
            <w:r w:rsidDel="00000000" w:rsidR="00000000" w:rsidRPr="00000000">
              <w:rPr>
                <w:color w:val="000000"/>
                <w:rtl w:val="0"/>
              </w:rPr>
              <w:t xml:space="preserve">[ ] Done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DD">
            <w:pPr>
              <w:rPr/>
            </w:pPr>
            <w:r w:rsidDel="00000000" w:rsidR="00000000" w:rsidRPr="00000000">
              <w:rPr>
                <w:color w:val="00000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DE">
            <w:pPr>
              <w:rPr/>
            </w:pPr>
            <w:r w:rsidDel="00000000" w:rsidR="00000000" w:rsidRPr="00000000">
              <w:rPr>
                <w:color w:val="000000"/>
                <w:rtl w:val="0"/>
              </w:rPr>
              <w:t xml:space="preserve">No unreachable properties (vacuity checks passed)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DF">
            <w:pPr>
              <w:rPr/>
            </w:pPr>
            <w:sdt>
              <w:sdtPr>
                <w:id w:val="1427515170"/>
                <w:tag w:val="goog_rdk_19"/>
              </w:sdtPr>
              <w:sdtContent>
                <w:commentRangeStart w:id="6"/>
              </w:sdtContent>
            </w:sdt>
            <w:sdt>
              <w:sdtPr>
                <w:id w:val="-2001839313"/>
                <w:tag w:val="goog_rdk_20"/>
              </w:sdtPr>
              <w:sdtContent>
                <w:commentRangeStart w:id="7"/>
              </w:sdtContent>
            </w:sdt>
            <w:r w:rsidDel="00000000" w:rsidR="00000000" w:rsidRPr="00000000">
              <w:rPr>
                <w:color w:val="000000"/>
                <w:rtl w:val="0"/>
              </w:rPr>
              <w:t xml:space="preserve">0 vacuous passes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E0">
            <w:pPr>
              <w:rPr/>
            </w:pPr>
            <w:commentRangeEnd w:id="6"/>
            <w:r w:rsidDel="00000000" w:rsidR="00000000" w:rsidRPr="00000000">
              <w:commentReference w:id="6"/>
            </w:r>
            <w:commentRangeEnd w:id="7"/>
            <w:r w:rsidDel="00000000" w:rsidR="00000000" w:rsidRPr="00000000">
              <w:commentReference w:id="7"/>
            </w:r>
            <w:r w:rsidDel="00000000" w:rsidR="00000000" w:rsidRPr="00000000">
              <w:rPr>
                <w:color w:val="000000"/>
                <w:rtl w:val="0"/>
              </w:rPr>
              <w:t xml:space="preserve">[ ] Done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1">
            <w:pPr>
              <w:rPr/>
            </w:pPr>
            <w:r w:rsidDel="00000000" w:rsidR="00000000" w:rsidRPr="00000000">
              <w:rPr>
                <w:color w:val="00000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2">
            <w:pPr>
              <w:rPr/>
            </w:pPr>
            <w:r w:rsidDel="00000000" w:rsidR="00000000" w:rsidRPr="00000000">
              <w:rPr>
                <w:color w:val="000000"/>
                <w:rtl w:val="0"/>
              </w:rPr>
              <w:t xml:space="preserve">All counterexamples analyzed and resolved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3">
            <w:pPr>
              <w:rPr/>
            </w:pPr>
            <w:r w:rsidDel="00000000" w:rsidR="00000000" w:rsidRPr="00000000">
              <w:rPr>
                <w:color w:val="000000"/>
                <w:rtl w:val="0"/>
              </w:rPr>
              <w:t xml:space="preserve">0 open CEX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4">
            <w:pPr>
              <w:rPr/>
            </w:pPr>
            <w:r w:rsidDel="00000000" w:rsidR="00000000" w:rsidRPr="00000000">
              <w:rPr>
                <w:color w:val="000000"/>
                <w:rtl w:val="0"/>
              </w:rPr>
              <w:t xml:space="preserve">[ ] Done</w:t>
            </w:r>
            <w:r w:rsidDel="00000000" w:rsidR="00000000" w:rsidRPr="00000000">
              <w:rPr>
                <w:rtl w:val="0"/>
              </w:rPr>
            </w:r>
          </w:p>
        </w:tc>
      </w:tr>
    </w:tbl>
    <w:p w:rsidR="00000000" w:rsidDel="00000000" w:rsidP="00000000" w:rsidRDefault="00000000" w:rsidRPr="00000000" w14:paraId="000001E5">
      <w:pPr>
        <w:pStyle w:val="Heading2"/>
        <w:rPr/>
      </w:pPr>
      <w:bookmarkStart w:colFirst="0" w:colLast="0" w:name="_heading=h.fwiiipnqbr31" w:id="26"/>
      <w:bookmarkEnd w:id="26"/>
      <w:r w:rsidDel="00000000" w:rsidR="00000000" w:rsidRPr="00000000">
        <w:rPr>
          <w:rtl w:val="0"/>
        </w:rPr>
        <w:t xml:space="preserve">7.3 Sign-Off Checklist</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60"/>
        <w:gridCol w:w="1800"/>
        <w:gridCol w:w="1200"/>
        <w:gridCol w:w="800"/>
        <w:tblGridChange w:id="0">
          <w:tblGrid>
            <w:gridCol w:w="5560"/>
            <w:gridCol w:w="1800"/>
            <w:gridCol w:w="1200"/>
            <w:gridCol w:w="8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b w:val="1"/>
                <w:bCs w:val="1"/>
                <w:color w:val="ffffff"/>
                <w:rtl w:val="0"/>
              </w:rPr>
              <w:t xml:space="preserve">Sign-Off Item</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b w:val="1"/>
                <w:bCs w:val="1"/>
                <w:color w:val="ffffff"/>
                <w:rtl w:val="0"/>
              </w:rPr>
              <w:t xml:space="preserve">Responsible Party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b w:val="1"/>
                <w:bCs w:val="1"/>
                <w:color w:val="ffffff"/>
                <w:rtl w:val="0"/>
              </w:rPr>
              <w:t xml:space="preserve">Date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b w:val="1"/>
                <w:bCs w:val="1"/>
                <w:color w:val="ffffff"/>
                <w:rtl w:val="0"/>
              </w:rPr>
              <w:t xml:space="preserve">Sign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color w:val="000000"/>
                <w:rtl w:val="0"/>
              </w:rPr>
              <w:t xml:space="preserve">Simulation completion criteria met (Section 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color w:val="000000"/>
                <w:rtl w:val="0"/>
              </w:rPr>
              <w:t xml:space="preserve">Verification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color w:val="000000"/>
                <w:rtl w:val="0"/>
              </w:rPr>
              <w:t xml:space="preserve">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color w:val="000000"/>
                <w:rtl w:val="0"/>
              </w:rPr>
              <w:t xml:space="preserve">Formal completion criteria met (Section 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color w:val="000000"/>
                <w:rtl w:val="0"/>
              </w:rPr>
              <w:t xml:space="preserve">Verification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color w:val="000000"/>
                <w:rtl w:val="0"/>
              </w:rPr>
              <w:t xml:space="preserve">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color w:val="000000"/>
                <w:rtl w:val="0"/>
              </w:rPr>
              <w:t xml:space="preserve">Coverage waivers approved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color w:val="000000"/>
                <w:rtl w:val="0"/>
              </w:rPr>
              <w:t xml:space="preserve">Design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color w:val="000000"/>
                <w:rtl w:val="0"/>
              </w:rPr>
              <w:t xml:space="preserve">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color w:val="000000"/>
                <w:rtl w:val="0"/>
              </w:rPr>
              <w:t xml:space="preserve">All high-priority bugs closed or deferred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color w:val="000000"/>
                <w:rtl w:val="0"/>
              </w:rPr>
              <w:t xml:space="preserve">Design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color w:val="000000"/>
                <w:rtl w:val="0"/>
              </w:rPr>
              <w:t xml:space="preserve">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color w:val="000000"/>
                <w:rtl w:val="0"/>
              </w:rPr>
              <w:t xml:space="preserve">Verification plan reviewed and up-to-date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color w:val="000000"/>
                <w:rtl w:val="0"/>
              </w:rPr>
              <w:t xml:space="preserve">Verification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color w:val="000000"/>
                <w:rtl w:val="0"/>
              </w:rPr>
              <w:t xml:space="preserve">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color w:val="000000"/>
                <w:rtl w:val="0"/>
              </w:rPr>
              <w:t xml:space="preserve">Regression results 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color w:val="000000"/>
                <w:rtl w:val="0"/>
              </w:rPr>
              <w:t xml:space="preserve">Verification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color w:val="000000"/>
                <w:rtl w:val="0"/>
              </w:rPr>
              <w:t xml:space="preserve">___</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color w:val="000000"/>
                <w:rtl w:val="0"/>
              </w:rPr>
              <w:t xml:space="preserve">Final sign-off approved by Program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color w:val="000000"/>
                <w:rtl w:val="0"/>
              </w:rPr>
              <w:t xml:space="preserve">Program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4">
            <w:pPr>
              <w:rPr/>
            </w:pPr>
            <w:r w:rsidDel="00000000" w:rsidR="00000000" w:rsidRPr="00000000">
              <w:rPr>
                <w:color w:val="00000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color w:val="000000"/>
                <w:rtl w:val="0"/>
              </w:rPr>
              <w:t xml:space="preserve">___</w:t>
            </w:r>
            <w:r w:rsidDel="00000000" w:rsidR="00000000" w:rsidRPr="00000000">
              <w:rPr>
                <w:rtl w:val="0"/>
              </w:rPr>
            </w:r>
          </w:p>
        </w:tc>
      </w:tr>
    </w:tbl>
    <w:p w:rsidR="00000000" w:rsidDel="00000000" w:rsidP="00000000" w:rsidRDefault="00000000" w:rsidRPr="00000000" w14:paraId="00000206">
      <w:pPr>
        <w:pStyle w:val="Heading1"/>
        <w:rPr/>
      </w:pPr>
      <w:bookmarkStart w:colFirst="0" w:colLast="0" w:name="_heading=h.6g6ifnbeyxsm" w:id="27"/>
      <w:bookmarkEnd w:id="27"/>
      <w:r w:rsidDel="00000000" w:rsidR="00000000" w:rsidRPr="00000000">
        <w:rPr>
          <w:rtl w:val="0"/>
        </w:rPr>
        <w:t xml:space="preserve">8. Resources and Schedule</w:t>
      </w:r>
    </w:p>
    <w:p w:rsidR="00000000" w:rsidDel="00000000" w:rsidP="00000000" w:rsidRDefault="00000000" w:rsidRPr="00000000" w14:paraId="00000207">
      <w:pPr>
        <w:pBdr>
          <w:bottom w:color="2e5f9e" w:space="1" w:sz="6" w:val="single"/>
        </w:pBdr>
        <w:spacing w:after="120" w:lineRule="auto"/>
        <w:rPr/>
      </w:pPr>
      <w:r w:rsidDel="00000000" w:rsidR="00000000" w:rsidRPr="00000000">
        <w:rPr>
          <w:rtl w:val="0"/>
        </w:rPr>
      </w:r>
    </w:p>
    <w:p w:rsidR="00000000" w:rsidDel="00000000" w:rsidP="00000000" w:rsidRDefault="00000000" w:rsidRPr="00000000" w14:paraId="00000208">
      <w:pPr>
        <w:spacing w:after="60" w:before="60" w:lineRule="auto"/>
        <w:rPr/>
      </w:pPr>
      <w:r w:rsidDel="00000000" w:rsidR="00000000" w:rsidRPr="00000000">
        <w:rPr>
          <w:color w:val="000000"/>
          <w:rtl w:val="0"/>
        </w:rPr>
        <w:t xml:space="preserve">This section defines the human, hardware, and software resources required, and provides schedule estimates to tie the verification plan to program management, as required by Wilde's framework.</w:t>
      </w:r>
      <w:r w:rsidDel="00000000" w:rsidR="00000000" w:rsidRPr="00000000">
        <w:rPr>
          <w:rtl w:val="0"/>
        </w:rPr>
      </w:r>
    </w:p>
    <w:p w:rsidR="00000000" w:rsidDel="00000000" w:rsidP="00000000" w:rsidRDefault="00000000" w:rsidRPr="00000000" w14:paraId="00000209">
      <w:pPr>
        <w:pStyle w:val="Heading2"/>
        <w:rPr/>
      </w:pPr>
      <w:bookmarkStart w:colFirst="0" w:colLast="0" w:name="_heading=h.en2crpor7va9" w:id="28"/>
      <w:bookmarkEnd w:id="28"/>
      <w:r w:rsidDel="00000000" w:rsidR="00000000" w:rsidRPr="00000000">
        <w:rPr>
          <w:rtl w:val="0"/>
        </w:rPr>
        <w:t xml:space="preserve">8.1 Human Resources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2360"/>
        <w:gridCol w:w="2000"/>
        <w:gridCol w:w="2500"/>
        <w:tblGridChange w:id="0">
          <w:tblGrid>
            <w:gridCol w:w="2500"/>
            <w:gridCol w:w="2360"/>
            <w:gridCol w:w="2000"/>
            <w:gridCol w:w="25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b w:val="1"/>
                <w:bCs w:val="1"/>
                <w:color w:val="ffffff"/>
                <w:rtl w:val="0"/>
              </w:rPr>
              <w:t xml:space="preserve">Role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b w:val="1"/>
                <w:bCs w:val="1"/>
                <w:color w:val="ffffff"/>
                <w:rtl w:val="0"/>
              </w:rPr>
              <w:t xml:space="preserve">Name / Team</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b w:val="1"/>
                <w:bCs w:val="1"/>
                <w:color w:val="ffffff"/>
                <w:rtl w:val="0"/>
              </w:rPr>
              <w:t xml:space="preserve">Allocation (FTE)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b w:val="1"/>
                <w:bCs w:val="1"/>
                <w:color w:val="ffffff"/>
                <w:rtl w:val="0"/>
              </w:rPr>
              <w:t xml:space="preserve">Responsibilities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rPr/>
            </w:pPr>
            <w:r w:rsidDel="00000000" w:rsidR="00000000" w:rsidRPr="00000000">
              <w:rPr>
                <w:color w:val="000000"/>
                <w:rtl w:val="0"/>
              </w:rPr>
              <w:t xml:space="preserve">Verification 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0F">
            <w:pPr>
              <w:rPr/>
            </w:pPr>
            <w:r w:rsidDel="00000000" w:rsidR="00000000" w:rsidRPr="00000000">
              <w:rPr>
                <w:rtl w:val="0"/>
              </w:rPr>
              <w:t xml:space="preserve">Truong/Marco</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0">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1">
            <w:pPr>
              <w:rPr/>
            </w:pPr>
            <w:r w:rsidDel="00000000" w:rsidR="00000000" w:rsidRPr="00000000">
              <w:rPr>
                <w:color w:val="000000"/>
                <w:rtl w:val="0"/>
              </w:rPr>
              <w:t xml:space="preserve">Plan, coordination, sign-off, risk management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2">
            <w:pPr>
              <w:rPr/>
            </w:pPr>
            <w:r w:rsidDel="00000000" w:rsidR="00000000" w:rsidRPr="00000000">
              <w:rPr>
                <w:color w:val="000000"/>
                <w:rtl w:val="0"/>
              </w:rPr>
              <w:t xml:space="preserve">Verification Engineer(s)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3">
            <w:pPr>
              <w:rPr/>
            </w:pPr>
            <w:r w:rsidDel="00000000" w:rsidR="00000000" w:rsidRPr="00000000">
              <w:rPr>
                <w:rtl w:val="0"/>
              </w:rPr>
              <w:t xml:space="preserve">Truong/Marco</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4">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5">
            <w:pPr>
              <w:rPr/>
            </w:pPr>
            <w:r w:rsidDel="00000000" w:rsidR="00000000" w:rsidRPr="00000000">
              <w:rPr>
                <w:color w:val="000000"/>
                <w:rtl w:val="0"/>
              </w:rPr>
              <w:t xml:space="preserve">Testbench development, test writing, debug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6">
            <w:pPr>
              <w:rPr/>
            </w:pPr>
            <w:r w:rsidDel="00000000" w:rsidR="00000000" w:rsidRPr="00000000">
              <w:rPr>
                <w:color w:val="000000"/>
                <w:rtl w:val="0"/>
              </w:rPr>
              <w:t xml:space="preserve">Design Owner / RTL Engineer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7">
            <w:pPr>
              <w:rPr/>
            </w:pPr>
            <w:r w:rsidDel="00000000" w:rsidR="00000000" w:rsidRPr="00000000">
              <w:rPr>
                <w:rtl w:val="0"/>
              </w:rPr>
              <w:t xml:space="preserve">Truong</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8">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19">
            <w:pPr>
              <w:rPr/>
            </w:pPr>
            <w:r w:rsidDel="00000000" w:rsidR="00000000" w:rsidRPr="00000000">
              <w:rPr>
                <w:color w:val="000000"/>
                <w:rtl w:val="0"/>
              </w:rPr>
              <w:t xml:space="preserve">Design clarifications, bug disposition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A">
            <w:pPr>
              <w:rPr/>
            </w:pPr>
            <w:r w:rsidDel="00000000" w:rsidR="00000000" w:rsidRPr="00000000">
              <w:rPr>
                <w:color w:val="000000"/>
                <w:rtl w:val="0"/>
              </w:rPr>
              <w:t xml:space="preserve">EDA / Flow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B">
            <w:pPr>
              <w:rPr/>
            </w:pPr>
            <w:r w:rsidDel="00000000" w:rsidR="00000000" w:rsidRPr="00000000">
              <w:rPr>
                <w:rtl w:val="0"/>
              </w:rPr>
              <w:t xml:space="preserve">Marco</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C">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D">
            <w:pPr>
              <w:rPr/>
            </w:pPr>
            <w:r w:rsidDel="00000000" w:rsidR="00000000" w:rsidRPr="00000000">
              <w:rPr>
                <w:color w:val="000000"/>
                <w:rtl w:val="0"/>
              </w:rPr>
              <w:t xml:space="preserve">Tool setup, regression infrastructure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E">
            <w:pPr>
              <w:rPr/>
            </w:pPr>
            <w:r w:rsidDel="00000000" w:rsidR="00000000" w:rsidRPr="00000000">
              <w:rPr>
                <w:color w:val="000000"/>
                <w:rtl w:val="0"/>
              </w:rPr>
              <w:t xml:space="preserve">Program Manager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1F">
            <w:pPr>
              <w:rPr/>
            </w:pPr>
            <w:r w:rsidDel="00000000" w:rsidR="00000000" w:rsidRPr="00000000">
              <w:rPr>
                <w:rtl w:val="0"/>
              </w:rPr>
              <w:t xml:space="preserve">Marco</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20">
            <w:pPr>
              <w:rPr/>
            </w:pPr>
            <w:r w:rsidDel="00000000" w:rsidR="00000000" w:rsidRPr="00000000">
              <w:rPr>
                <w:color w:val="000000"/>
                <w:rtl w:val="0"/>
              </w:rPr>
              <w:t xml:space="preserve">[X.X]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21">
            <w:pPr>
              <w:rPr/>
            </w:pPr>
            <w:r w:rsidDel="00000000" w:rsidR="00000000" w:rsidRPr="00000000">
              <w:rPr>
                <w:color w:val="000000"/>
                <w:rtl w:val="0"/>
              </w:rPr>
              <w:t xml:space="preserve">Schedule tracking, resource allocation, status reporting</w:t>
            </w:r>
            <w:r w:rsidDel="00000000" w:rsidR="00000000" w:rsidRPr="00000000">
              <w:rPr>
                <w:rtl w:val="0"/>
              </w:rPr>
            </w:r>
          </w:p>
        </w:tc>
      </w:tr>
    </w:tbl>
    <w:p w:rsidR="00000000" w:rsidDel="00000000" w:rsidP="00000000" w:rsidRDefault="00000000" w:rsidRPr="00000000" w14:paraId="00000222">
      <w:pPr>
        <w:pStyle w:val="Heading2"/>
        <w:rPr/>
      </w:pPr>
      <w:bookmarkStart w:colFirst="0" w:colLast="0" w:name="_heading=h.3ab3tpwkbnkd" w:id="29"/>
      <w:bookmarkEnd w:id="29"/>
      <w:r w:rsidDel="00000000" w:rsidR="00000000" w:rsidRPr="00000000">
        <w:rPr>
          <w:rtl w:val="0"/>
        </w:rPr>
        <w:t xml:space="preserve">8.2 Hardware Resources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560"/>
        <w:gridCol w:w="2000"/>
        <w:gridCol w:w="2000"/>
        <w:tblGridChange w:id="0">
          <w:tblGrid>
            <w:gridCol w:w="2800"/>
            <w:gridCol w:w="2560"/>
            <w:gridCol w:w="2000"/>
            <w:gridCol w:w="20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b w:val="1"/>
                <w:bCs w:val="1"/>
                <w:color w:val="ffffff"/>
                <w:rtl w:val="0"/>
              </w:rPr>
              <w:t xml:space="preserve">Resource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b w:val="1"/>
                <w:bCs w:val="1"/>
                <w:color w:val="ffffff"/>
                <w:rtl w:val="0"/>
              </w:rPr>
              <w:t xml:space="preserve">Specification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1"/>
                <w:bCs w:val="1"/>
                <w:color w:val="ffffff"/>
                <w:rtl w:val="0"/>
              </w:rPr>
              <w:t xml:space="preserve">Quantity</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b w:val="1"/>
                <w:bCs w:val="1"/>
                <w:color w:val="ffffff"/>
                <w:rtl w:val="0"/>
              </w:rPr>
              <w:t xml:space="preserve">Availability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7">
            <w:pPr>
              <w:rPr/>
            </w:pPr>
            <w:r w:rsidDel="00000000" w:rsidR="00000000" w:rsidRPr="00000000">
              <w:rPr>
                <w:color w:val="000000"/>
                <w:rtl w:val="0"/>
              </w:rPr>
              <w:t xml:space="preserve">Simulation Compute Servers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8">
            <w:pPr>
              <w:rPr/>
            </w:pPr>
            <w:r w:rsidDel="00000000" w:rsidR="00000000" w:rsidRPr="00000000">
              <w:rPr>
                <w:rtl w:val="0"/>
              </w:rPr>
              <w:t xml:space="preserve">PDX ECE Linux Servers</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9">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A">
            <w:pPr>
              <w:rPr/>
            </w:pPr>
            <w:r w:rsidDel="00000000" w:rsidR="00000000" w:rsidRPr="00000000">
              <w:rPr>
                <w:color w:val="000000"/>
                <w:rtl w:val="0"/>
              </w:rPr>
              <w:t xml:space="preserve">[X ] Available  [ ]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2B">
            <w:pPr>
              <w:rPr/>
            </w:pPr>
            <w:r w:rsidDel="00000000" w:rsidR="00000000" w:rsidRPr="00000000">
              <w:rPr>
                <w:color w:val="000000"/>
                <w:rtl w:val="0"/>
              </w:rPr>
              <w:t xml:space="preserve">LSF / Job Scheduler Capacity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2C">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2D">
            <w:pPr>
              <w:rPr/>
            </w:pPr>
            <w:r w:rsidDel="00000000" w:rsidR="00000000" w:rsidRPr="00000000">
              <w:rPr>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2E">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Available  [ ]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2F">
            <w:pPr>
              <w:rPr/>
            </w:pPr>
            <w:r w:rsidDel="00000000" w:rsidR="00000000" w:rsidRPr="00000000">
              <w:rPr>
                <w:color w:val="000000"/>
                <w:rtl w:val="0"/>
              </w:rPr>
              <w:t xml:space="preserve">Formal Compute Servers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0">
            <w:pPr>
              <w:rPr/>
            </w:pPr>
            <w:r w:rsidDel="00000000" w:rsidR="00000000" w:rsidRPr="00000000">
              <w:rPr>
                <w:rtl w:val="0"/>
              </w:rPr>
              <w:t xml:space="preserve">PDX ECE Linux Servers</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1">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2">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Available  [ ]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33">
            <w:pPr>
              <w:rPr/>
            </w:pPr>
            <w:r w:rsidDel="00000000" w:rsidR="00000000" w:rsidRPr="00000000">
              <w:rPr>
                <w:color w:val="000000"/>
                <w:rtl w:val="0"/>
              </w:rPr>
              <w:t xml:space="preserve">Shared File Storage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34">
            <w:pPr>
              <w:rPr/>
            </w:pPr>
            <w:r w:rsidDel="00000000" w:rsidR="00000000" w:rsidRPr="00000000">
              <w:rPr>
                <w:rtl w:val="0"/>
              </w:rPr>
              <w:t xml:space="preserve">PDX MCECS Storage</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35">
            <w:pPr>
              <w:rPr/>
            </w:pPr>
            <w:r w:rsidDel="00000000" w:rsidR="00000000" w:rsidRPr="00000000">
              <w:rPr>
                <w:color w:val="000000"/>
                <w:rtl w:val="0"/>
              </w:rPr>
              <w:t xml:space="preserve">[X] TB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36">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Available  [ ]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7">
            <w:pPr>
              <w:rPr/>
            </w:pPr>
            <w:r w:rsidDel="00000000" w:rsidR="00000000" w:rsidRPr="00000000">
              <w:rPr>
                <w:color w:val="000000"/>
                <w:rtl w:val="0"/>
              </w:rPr>
              <w:t xml:space="preserve">Emulation Platform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8">
            <w:pPr>
              <w:rPr/>
            </w:pPr>
            <w:r w:rsidDel="00000000" w:rsidR="00000000" w:rsidRPr="00000000">
              <w:rPr>
                <w:rtl w:val="0"/>
              </w:rPr>
              <w:t xml:space="preserve">N/A</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9">
            <w:pPr>
              <w:rPr/>
            </w:pPr>
            <w:r w:rsidDel="00000000" w:rsidR="00000000" w:rsidRPr="00000000">
              <w:rPr>
                <w:rtl w:val="0"/>
              </w:rPr>
              <w:t xml:space="preserv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3A">
            <w:pPr>
              <w:rPr/>
            </w:pPr>
            <w:r w:rsidDel="00000000" w:rsidR="00000000" w:rsidRPr="00000000">
              <w:rPr>
                <w:color w:val="000000"/>
                <w:rtl w:val="0"/>
              </w:rPr>
              <w:t xml:space="preserve">[</w:t>
            </w:r>
            <w:r w:rsidDel="00000000" w:rsidR="00000000" w:rsidRPr="00000000">
              <w:rPr>
                <w:rtl w:val="0"/>
              </w:rPr>
              <w:t xml:space="preserve">x</w:t>
            </w:r>
            <w:r w:rsidDel="00000000" w:rsidR="00000000" w:rsidRPr="00000000">
              <w:rPr>
                <w:color w:val="000000"/>
                <w:rtl w:val="0"/>
              </w:rPr>
              <w:t xml:space="preserve">] N/A  [ ] Required</w:t>
            </w:r>
            <w:r w:rsidDel="00000000" w:rsidR="00000000" w:rsidRPr="00000000">
              <w:rPr>
                <w:rtl w:val="0"/>
              </w:rPr>
            </w:r>
          </w:p>
        </w:tc>
      </w:tr>
    </w:tbl>
    <w:p w:rsidR="00000000" w:rsidDel="00000000" w:rsidP="00000000" w:rsidRDefault="00000000" w:rsidRPr="00000000" w14:paraId="0000023B">
      <w:pPr>
        <w:pStyle w:val="Heading2"/>
        <w:rPr/>
      </w:pPr>
      <w:bookmarkStart w:colFirst="0" w:colLast="0" w:name="_heading=h.3pcierc3fug3" w:id="30"/>
      <w:bookmarkEnd w:id="30"/>
      <w:r w:rsidDel="00000000" w:rsidR="00000000" w:rsidRPr="00000000">
        <w:rPr>
          <w:rtl w:val="0"/>
        </w:rPr>
        <w:t xml:space="preserve">8.3 Schedule</w:t>
      </w:r>
      <w:r w:rsidDel="00000000" w:rsidR="00000000" w:rsidRPr="00000000">
        <w:rPr>
          <w:rtl w:val="0"/>
        </w:rPr>
      </w:r>
    </w:p>
    <w:tbl>
      <w:tblPr>
        <w:tblStyle w:val="Table1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3105"/>
        <w:gridCol w:w="1575"/>
        <w:gridCol w:w="1575"/>
        <w:gridCol w:w="1665"/>
        <w:gridCol w:w="1050"/>
        <w:tblGridChange w:id="0">
          <w:tblGrid>
            <w:gridCol w:w="630"/>
            <w:gridCol w:w="3105"/>
            <w:gridCol w:w="1575"/>
            <w:gridCol w:w="1575"/>
            <w:gridCol w:w="1665"/>
            <w:gridCol w:w="105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b w:val="1"/>
                <w:bCs w:val="1"/>
                <w:color w:val="ffffff"/>
                <w:rtl w:val="0"/>
              </w:rPr>
              <w:t xml:space="preserv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b w:val="1"/>
                <w:bCs w:val="1"/>
                <w:color w:val="ffffff"/>
                <w:rtl w:val="0"/>
              </w:rPr>
              <w:t xml:space="preserve">Milestone / Deliverable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b w:val="1"/>
                <w:bCs w:val="1"/>
                <w:color w:val="ffffff"/>
                <w:rtl w:val="0"/>
              </w:rPr>
              <w:t xml:space="preserve">Planned Start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b w:val="1"/>
                <w:bCs w:val="1"/>
                <w:color w:val="ffffff"/>
                <w:rtl w:val="0"/>
              </w:rPr>
              <w:t xml:space="preserve">Planned End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b w:val="1"/>
                <w:bCs w:val="1"/>
                <w:color w:val="ffffff"/>
                <w:rtl w:val="0"/>
              </w:rPr>
              <w:t xml:space="preserve">Owner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b w:val="1"/>
                <w:bCs w:val="1"/>
                <w:color w:val="ffffff"/>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2">
            <w:pPr>
              <w:rPr/>
            </w:pPr>
            <w:r w:rsidDel="00000000" w:rsidR="00000000" w:rsidRPr="00000000">
              <w:rPr>
                <w:color w:val="000000"/>
                <w:rtl w:val="0"/>
              </w:rPr>
              <w:t xml:space="preserve">M1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color w:val="000000"/>
                <w:rtl w:val="0"/>
              </w:rPr>
              <w:t xml:space="preserve">Verification Plan approved, RTL sourced, flat testbench creation and basic design functionality tested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4">
            <w:pPr>
              <w:rPr/>
            </w:pPr>
            <w:r w:rsidDel="00000000" w:rsidR="00000000" w:rsidRPr="00000000">
              <w:rPr>
                <w:color w:val="000000"/>
                <w:rtl w:val="0"/>
              </w:rPr>
              <w:t xml:space="preserve">[</w:t>
            </w:r>
            <w:r w:rsidDel="00000000" w:rsidR="00000000" w:rsidRPr="00000000">
              <w:rPr>
                <w:rtl w:val="0"/>
              </w:rPr>
              <w:t xml:space="preserve">04/06</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color w:val="000000"/>
                <w:rtl w:val="0"/>
              </w:rPr>
              <w:t xml:space="preserve">[</w:t>
            </w:r>
            <w:r w:rsidDel="00000000" w:rsidR="00000000" w:rsidRPr="00000000">
              <w:rPr>
                <w:rtl w:val="0"/>
              </w:rPr>
              <w:t xml:space="preserve">04/20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6">
            <w:pPr>
              <w:rPr/>
            </w:pPr>
            <w:r w:rsidDel="00000000" w:rsidR="00000000" w:rsidRPr="00000000">
              <w:rPr>
                <w:rtl w:val="0"/>
              </w:rPr>
              <w:t xml:space="preserve">Truong/Marco</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color w:val="000000"/>
                <w:rtl w:val="0"/>
              </w:rPr>
              <w:t xml:space="preserve">[x]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color w:val="000000"/>
                <w:rtl w:val="0"/>
              </w:rPr>
              <w:t xml:space="preserve">M2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49">
            <w:pPr>
              <w:rPr/>
            </w:pPr>
            <w:r w:rsidDel="00000000" w:rsidR="00000000" w:rsidRPr="00000000">
              <w:rPr>
                <w:rtl w:val="0"/>
              </w:rPr>
              <w:t xml:space="preserve">Class based t</w:t>
            </w:r>
            <w:r w:rsidDel="00000000" w:rsidR="00000000" w:rsidRPr="00000000">
              <w:rPr>
                <w:color w:val="000000"/>
                <w:rtl w:val="0"/>
              </w:rPr>
              <w:t xml:space="preserve">estbench infrastructure complete, in</w:t>
            </w:r>
            <w:r w:rsidDel="00000000" w:rsidR="00000000" w:rsidRPr="00000000">
              <w:rPr>
                <w:rtl w:val="0"/>
              </w:rPr>
              <w:t xml:space="preserve">cluding generator, drivers, and other components. 20-50 randomized bursts of data verified.</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4A">
            <w:pPr>
              <w:rPr/>
            </w:pPr>
            <w:r w:rsidDel="00000000" w:rsidR="00000000" w:rsidRPr="00000000">
              <w:rPr>
                <w:color w:val="000000"/>
                <w:rtl w:val="0"/>
              </w:rPr>
              <w:t xml:space="preserve">[</w:t>
            </w:r>
            <w:r w:rsidDel="00000000" w:rsidR="00000000" w:rsidRPr="00000000">
              <w:rPr>
                <w:rtl w:val="0"/>
              </w:rPr>
              <w:t xml:space="preserve">4/20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4B">
            <w:pPr>
              <w:rPr/>
            </w:pPr>
            <w:r w:rsidDel="00000000" w:rsidR="00000000" w:rsidRPr="00000000">
              <w:rPr>
                <w:color w:val="000000"/>
                <w:rtl w:val="0"/>
              </w:rPr>
              <w:t xml:space="preserve">[</w:t>
            </w:r>
            <w:r w:rsidDel="00000000" w:rsidR="00000000" w:rsidRPr="00000000">
              <w:rPr>
                <w:rtl w:val="0"/>
              </w:rPr>
              <w:t xml:space="preserve">4/30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4C">
            <w:pPr>
              <w:rPr/>
            </w:pPr>
            <w:r w:rsidDel="00000000" w:rsidR="00000000" w:rsidRPr="00000000">
              <w:rPr>
                <w:rtl w:val="0"/>
              </w:rPr>
              <w:t xml:space="preserve">Truong/Marco</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4D">
            <w:pPr>
              <w:rPr/>
            </w:pPr>
            <w:r w:rsidDel="00000000" w:rsidR="00000000" w:rsidRPr="00000000">
              <w:rPr>
                <w:color w:val="000000"/>
                <w:rtl w:val="0"/>
              </w:rPr>
              <w:t xml:space="preserve">[ ]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E">
            <w:pPr>
              <w:rPr/>
            </w:pPr>
            <w:r w:rsidDel="00000000" w:rsidR="00000000" w:rsidRPr="00000000">
              <w:rPr>
                <w:color w:val="000000"/>
                <w:rtl w:val="0"/>
              </w:rPr>
              <w:t xml:space="preserve">M3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4F">
            <w:pPr>
              <w:rPr/>
            </w:pPr>
            <w:r w:rsidDel="00000000" w:rsidR="00000000" w:rsidRPr="00000000">
              <w:rPr>
                <w:rtl w:val="0"/>
              </w:rPr>
              <w:t xml:space="preserve">Finalize RTL, complete class-based verification, add code/function coverage reports, update verification plan</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0">
            <w:pPr>
              <w:rPr/>
            </w:pPr>
            <w:r w:rsidDel="00000000" w:rsidR="00000000" w:rsidRPr="00000000">
              <w:rPr>
                <w:color w:val="000000"/>
                <w:rtl w:val="0"/>
              </w:rPr>
              <w:t xml:space="preserve">[</w:t>
            </w:r>
            <w:r w:rsidDel="00000000" w:rsidR="00000000" w:rsidRPr="00000000">
              <w:rPr>
                <w:rtl w:val="0"/>
              </w:rPr>
              <w:t xml:space="preserve">4/20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1">
            <w:pPr>
              <w:rPr/>
            </w:pPr>
            <w:r w:rsidDel="00000000" w:rsidR="00000000" w:rsidRPr="00000000">
              <w:rPr>
                <w:color w:val="000000"/>
                <w:rtl w:val="0"/>
              </w:rPr>
              <w:t xml:space="preserve">[</w:t>
            </w:r>
            <w:r w:rsidDel="00000000" w:rsidR="00000000" w:rsidRPr="00000000">
              <w:rPr>
                <w:rtl w:val="0"/>
              </w:rPr>
              <w:t xml:space="preserve">4/30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2">
            <w:pPr>
              <w:rPr/>
            </w:pPr>
            <w:r w:rsidDel="00000000" w:rsidR="00000000" w:rsidRPr="00000000">
              <w:rPr>
                <w:color w:val="000000"/>
                <w:rtl w:val="0"/>
              </w:rPr>
              <w:t xml:space="preserve">RTL-Eng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3">
            <w:pPr>
              <w:rPr/>
            </w:pPr>
            <w:r w:rsidDel="00000000" w:rsidR="00000000" w:rsidRPr="00000000">
              <w:rPr>
                <w:color w:val="000000"/>
                <w:rtl w:val="0"/>
              </w:rPr>
              <w:t xml:space="preserve">[ ]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54">
            <w:pPr>
              <w:rPr/>
            </w:pPr>
            <w:r w:rsidDel="00000000" w:rsidR="00000000" w:rsidRPr="00000000">
              <w:rPr>
                <w:color w:val="000000"/>
                <w:rtl w:val="0"/>
              </w:rPr>
              <w:t xml:space="preserve">M4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55">
            <w:pPr>
              <w:rPr/>
            </w:pPr>
            <w:r w:rsidDel="00000000" w:rsidR="00000000" w:rsidRPr="00000000">
              <w:rPr>
                <w:rtl w:val="0"/>
              </w:rPr>
              <w:t xml:space="preserve">Develop UVM testbench, define UVM architecture with updates to VP</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56">
            <w:pPr>
              <w:rPr/>
            </w:pPr>
            <w:r w:rsidDel="00000000" w:rsidR="00000000" w:rsidRPr="00000000">
              <w:rPr>
                <w:color w:val="000000"/>
                <w:rtl w:val="0"/>
              </w:rPr>
              <w:t xml:space="preserve">[</w:t>
            </w:r>
            <w:r w:rsidDel="00000000" w:rsidR="00000000" w:rsidRPr="00000000">
              <w:rPr>
                <w:rtl w:val="0"/>
              </w:rPr>
              <w:t xml:space="preserve">4/30</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57">
            <w:pPr>
              <w:rPr/>
            </w:pPr>
            <w:r w:rsidDel="00000000" w:rsidR="00000000" w:rsidRPr="00000000">
              <w:rPr>
                <w:color w:val="000000"/>
                <w:rtl w:val="0"/>
              </w:rPr>
              <w:t xml:space="preserve">[</w:t>
            </w:r>
            <w:r w:rsidDel="00000000" w:rsidR="00000000" w:rsidRPr="00000000">
              <w:rPr>
                <w:rtl w:val="0"/>
              </w:rPr>
              <w:t xml:space="preserve">05/14</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58">
            <w:pPr>
              <w:rPr/>
            </w:pPr>
            <w:r w:rsidDel="00000000" w:rsidR="00000000" w:rsidRPr="00000000">
              <w:rPr>
                <w:color w:val="000000"/>
                <w:rtl w:val="0"/>
              </w:rPr>
              <w:t xml:space="preserve">V-Eng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59">
            <w:pPr>
              <w:rPr/>
            </w:pPr>
            <w:r w:rsidDel="00000000" w:rsidR="00000000" w:rsidRPr="00000000">
              <w:rPr>
                <w:color w:val="000000"/>
                <w:rtl w:val="0"/>
              </w:rPr>
              <w:t xml:space="preserve">[ ] Open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A">
            <w:pPr>
              <w:rPr/>
            </w:pPr>
            <w:r w:rsidDel="00000000" w:rsidR="00000000" w:rsidRPr="00000000">
              <w:rPr>
                <w:color w:val="000000"/>
                <w:rtl w:val="0"/>
              </w:rPr>
              <w:t xml:space="preserve">M5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B">
            <w:pPr>
              <w:rPr/>
            </w:pPr>
            <w:r w:rsidDel="00000000" w:rsidR="00000000" w:rsidRPr="00000000">
              <w:rPr>
                <w:rtl w:val="0"/>
              </w:rPr>
              <w:t xml:space="preserve">UVM Architecture, environment, and testbench completion.</w:t>
              <w:br w:type="textWrapping"/>
              <w:t xml:space="preserve">All testcases completed and reflected in coverage reports.</w:t>
              <w:br w:type="textWrapping"/>
              <w:t xml:space="preserve">Bug injection &amp; verification scenarios implemented.</w:t>
            </w:r>
          </w:p>
          <w:p w:rsidR="00000000" w:rsidDel="00000000" w:rsidP="00000000" w:rsidRDefault="00000000" w:rsidRPr="00000000" w14:paraId="0000025C">
            <w:pPr>
              <w:rPr/>
            </w:pPr>
            <w:r w:rsidDel="00000000" w:rsidR="00000000" w:rsidRPr="00000000">
              <w:rPr>
                <w:rtl w:val="0"/>
              </w:rPr>
              <w:t xml:space="preserve">Final deliverables compiled: documents, RTL, files, report, presentation.</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D">
            <w:pPr>
              <w:rPr/>
            </w:pPr>
            <w:r w:rsidDel="00000000" w:rsidR="00000000" w:rsidRPr="00000000">
              <w:rPr>
                <w:color w:val="000000"/>
                <w:rtl w:val="0"/>
              </w:rPr>
              <w:t xml:space="preserve">[</w:t>
            </w:r>
            <w:r w:rsidDel="00000000" w:rsidR="00000000" w:rsidRPr="00000000">
              <w:rPr>
                <w:rtl w:val="0"/>
              </w:rPr>
              <w:t xml:space="preserve">05/14</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E">
            <w:pPr>
              <w:rPr/>
            </w:pPr>
            <w:r w:rsidDel="00000000" w:rsidR="00000000" w:rsidRPr="00000000">
              <w:rPr>
                <w:color w:val="000000"/>
                <w:rtl w:val="0"/>
              </w:rPr>
              <w:t xml:space="preserve">[</w:t>
            </w:r>
            <w:r w:rsidDel="00000000" w:rsidR="00000000" w:rsidRPr="00000000">
              <w:rPr>
                <w:rtl w:val="0"/>
              </w:rPr>
              <w:t xml:space="preserve">05/28</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5F">
            <w:pPr>
              <w:rPr/>
            </w:pPr>
            <w:r w:rsidDel="00000000" w:rsidR="00000000" w:rsidRPr="00000000">
              <w:rPr>
                <w:color w:val="000000"/>
                <w:rtl w:val="0"/>
              </w:rPr>
              <w:t xml:space="preserve">V-Eng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60">
            <w:pPr>
              <w:rPr/>
            </w:pPr>
            <w:r w:rsidDel="00000000" w:rsidR="00000000" w:rsidRPr="00000000">
              <w:rPr>
                <w:color w:val="000000"/>
                <w:rtl w:val="0"/>
              </w:rPr>
              <w:t xml:space="preserve">[ ] Open</w:t>
            </w:r>
            <w:r w:rsidDel="00000000" w:rsidR="00000000" w:rsidRPr="00000000">
              <w:rPr>
                <w:rtl w:val="0"/>
              </w:rPr>
            </w:r>
          </w:p>
        </w:tc>
      </w:tr>
    </w:tbl>
    <w:p w:rsidR="00000000" w:rsidDel="00000000" w:rsidP="00000000" w:rsidRDefault="00000000" w:rsidRPr="00000000" w14:paraId="00000261">
      <w:pPr>
        <w:pStyle w:val="Heading1"/>
        <w:rPr/>
      </w:pPr>
      <w:bookmarkStart w:colFirst="0" w:colLast="0" w:name="_heading=h.ql0bzwuf8ywp" w:id="31"/>
      <w:bookmarkEnd w:id="31"/>
      <w:r w:rsidDel="00000000" w:rsidR="00000000" w:rsidRPr="00000000">
        <w:rPr>
          <w:rtl w:val="0"/>
        </w:rPr>
        <w:t xml:space="preserve">9. Risk and Mitigation</w:t>
      </w:r>
    </w:p>
    <w:p w:rsidR="00000000" w:rsidDel="00000000" w:rsidP="00000000" w:rsidRDefault="00000000" w:rsidRPr="00000000" w14:paraId="00000262">
      <w:pPr>
        <w:pBdr>
          <w:bottom w:color="2e5f9e" w:space="1" w:sz="6" w:val="single"/>
        </w:pBdr>
        <w:spacing w:after="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
        <w:gridCol w:w="2671"/>
        <w:gridCol w:w="1240"/>
        <w:gridCol w:w="1184"/>
        <w:gridCol w:w="3658"/>
        <w:tblGridChange w:id="0">
          <w:tblGrid>
            <w:gridCol w:w="607"/>
            <w:gridCol w:w="2671"/>
            <w:gridCol w:w="1240"/>
            <w:gridCol w:w="1184"/>
            <w:gridCol w:w="3658"/>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b w:val="1"/>
                <w:bCs w:val="1"/>
                <w:color w:val="ffffff"/>
                <w:rtl w:val="0"/>
              </w:rPr>
              <w:t xml:space="preserv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b w:val="1"/>
                <w:bCs w:val="1"/>
                <w:color w:val="ffffff"/>
                <w:rtl w:val="0"/>
              </w:rPr>
              <w:t xml:space="preserve">Risk Description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b w:val="1"/>
                <w:bCs w:val="1"/>
                <w:color w:val="ffffff"/>
                <w:rtl w:val="0"/>
              </w:rPr>
              <w:t xml:space="preserve">Likelihood</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b w:val="1"/>
                <w:bCs w:val="1"/>
                <w:color w:val="ffffff"/>
                <w:rtl w:val="0"/>
              </w:rPr>
              <w:t xml:space="preserve">Impact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b w:val="1"/>
                <w:bCs w:val="1"/>
                <w:color w:val="ffffff"/>
                <w:rtl w:val="0"/>
              </w:rPr>
              <w:t xml:space="preserve">Mitigation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68">
            <w:pPr>
              <w:rPr/>
            </w:pPr>
            <w:r w:rsidDel="00000000" w:rsidR="00000000" w:rsidRPr="00000000">
              <w:rPr>
                <w:color w:val="000000"/>
                <w:rtl w:val="0"/>
              </w:rPr>
              <w:t xml:space="preserve">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69">
            <w:pPr>
              <w:rPr/>
            </w:pPr>
            <w:r w:rsidDel="00000000" w:rsidR="00000000" w:rsidRPr="00000000">
              <w:rPr>
                <w:color w:val="000000"/>
                <w:rtl w:val="0"/>
              </w:rPr>
              <w:t xml:space="preserve">RTL instability delaying testbench development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6A">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6B">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6C">
            <w:pPr>
              <w:rPr/>
            </w:pPr>
            <w:r w:rsidDel="00000000" w:rsidR="00000000" w:rsidRPr="00000000">
              <w:rPr>
                <w:color w:val="000000"/>
                <w:rtl w:val="0"/>
              </w:rPr>
              <w:t xml:space="preserve">Freeze RTL interface specification; develop TB against stable interface spec first.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6D">
            <w:pPr>
              <w:rPr/>
            </w:pPr>
            <w:r w:rsidDel="00000000" w:rsidR="00000000" w:rsidRPr="00000000">
              <w:rPr>
                <w:color w:val="000000"/>
                <w:rtl w:val="0"/>
              </w:rPr>
              <w:t xml:space="preserve">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6E">
            <w:pPr>
              <w:rPr/>
            </w:pPr>
            <w:r w:rsidDel="00000000" w:rsidR="00000000" w:rsidRPr="00000000">
              <w:rPr>
                <w:color w:val="000000"/>
                <w:rtl w:val="0"/>
              </w:rPr>
              <w:t xml:space="preserve">Coverage closure not achieved within schedule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6F">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0">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1">
            <w:pPr>
              <w:rPr/>
            </w:pPr>
            <w:r w:rsidDel="00000000" w:rsidR="00000000" w:rsidRPr="00000000">
              <w:rPr>
                <w:color w:val="000000"/>
                <w:rtl w:val="0"/>
              </w:rPr>
              <w:t xml:space="preserve">Add constrained-random coverage-driven tests; increase compute resources; waiver process for unreachable bins.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2">
            <w:pPr>
              <w:rPr/>
            </w:pPr>
            <w:r w:rsidDel="00000000" w:rsidR="00000000" w:rsidRPr="00000000">
              <w:rPr>
                <w:color w:val="000000"/>
                <w:rtl w:val="0"/>
              </w:rPr>
              <w:t xml:space="preserve">R3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3">
            <w:pPr>
              <w:rPr/>
            </w:pPr>
            <w:r w:rsidDel="00000000" w:rsidR="00000000" w:rsidRPr="00000000">
              <w:rPr>
                <w:color w:val="000000"/>
                <w:rtl w:val="0"/>
              </w:rPr>
              <w:t xml:space="preserve">Tool license unavailability causing simulation bottleneck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4">
            <w:pPr>
              <w:rPr/>
            </w:pPr>
            <w:r w:rsidDel="00000000" w:rsidR="00000000" w:rsidRPr="00000000">
              <w:rPr>
                <w:color w:val="00000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5">
            <w:pPr>
              <w:rPr/>
            </w:pPr>
            <w:r w:rsidDel="00000000" w:rsidR="00000000" w:rsidRPr="00000000">
              <w:rPr>
                <w:color w:val="000000"/>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6">
            <w:pPr>
              <w:rPr/>
            </w:pPr>
            <w:r w:rsidDel="00000000" w:rsidR="00000000" w:rsidRPr="00000000">
              <w:rPr>
                <w:rtl w:val="0"/>
              </w:rPr>
              <w:t xml:space="preserve">Licenses available through PSU</w:t>
            </w:r>
            <w:r w:rsidDel="00000000" w:rsidR="00000000" w:rsidRPr="00000000">
              <w:rPr>
                <w:color w:val="000000"/>
                <w:rtl w:val="0"/>
              </w:rPr>
              <w:t xml:space="preserve">; schedule off-peak batch regressions</w:t>
            </w:r>
            <w:r w:rsidDel="00000000" w:rsidR="00000000" w:rsidRPr="00000000">
              <w:rPr>
                <w:rtl w:val="0"/>
              </w:rPr>
              <w:t xml:space="preserve">, use “backup” servers if required.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7">
            <w:pPr>
              <w:rPr/>
            </w:pPr>
            <w:r w:rsidDel="00000000" w:rsidR="00000000" w:rsidRPr="00000000">
              <w:rPr>
                <w:color w:val="000000"/>
                <w:rtl w:val="0"/>
              </w:rPr>
              <w:t xml:space="preserve">R4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8">
            <w:pPr>
              <w:rPr/>
            </w:pPr>
            <w:r w:rsidDel="00000000" w:rsidR="00000000" w:rsidRPr="00000000">
              <w:rPr>
                <w:color w:val="000000"/>
                <w:rtl w:val="0"/>
              </w:rPr>
              <w:t xml:space="preserve">Key verification engineer departure / availability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9">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A">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7B">
            <w:pPr>
              <w:rPr/>
            </w:pPr>
            <w:r w:rsidDel="00000000" w:rsidR="00000000" w:rsidRPr="00000000">
              <w:rPr>
                <w:color w:val="000000"/>
                <w:rtl w:val="0"/>
              </w:rPr>
              <w:t xml:space="preserve">Cross-train second engineer; maintain up-to-date documentation.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C">
            <w:pPr>
              <w:rPr/>
            </w:pPr>
            <w:r w:rsidDel="00000000" w:rsidR="00000000" w:rsidRPr="00000000">
              <w:rPr>
                <w:color w:val="000000"/>
                <w:rtl w:val="0"/>
              </w:rPr>
              <w:t xml:space="preserve">R5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D">
            <w:pPr>
              <w:rPr/>
            </w:pPr>
            <w:r w:rsidDel="00000000" w:rsidR="00000000" w:rsidRPr="00000000">
              <w:rPr>
                <w:color w:val="000000"/>
                <w:rtl w:val="0"/>
              </w:rPr>
              <w:t xml:space="preserve">Formal verification timeout on complex properties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E">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7F">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80">
            <w:pPr>
              <w:rPr/>
            </w:pPr>
            <w:r w:rsidDel="00000000" w:rsidR="00000000" w:rsidRPr="00000000">
              <w:rPr>
                <w:color w:val="000000"/>
                <w:rtl w:val="0"/>
              </w:rPr>
              <w:t xml:space="preserve">Apply bounded model checking; abstract sub-blocks; consult formal tool support.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81">
            <w:pPr>
              <w:rPr/>
            </w:pPr>
            <w:r w:rsidDel="00000000" w:rsidR="00000000" w:rsidRPr="00000000">
              <w:rPr>
                <w:color w:val="000000"/>
                <w:rtl w:val="0"/>
              </w:rPr>
              <w:t xml:space="preserve">R6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82">
            <w:pPr>
              <w:rPr/>
            </w:pPr>
            <w:r w:rsidDel="00000000" w:rsidR="00000000" w:rsidRPr="00000000">
              <w:rPr>
                <w:rtl w:val="0"/>
              </w:rPr>
              <w:t xml:space="preserve">Custom APB timer: blocked slave integration</w:t>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83">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84">
            <w:pPr>
              <w:rPr/>
            </w:pPr>
            <w:r w:rsidDel="00000000" w:rsidR="00000000" w:rsidRPr="00000000">
              <w:rPr>
                <w:color w:val="00000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85">
            <w:pPr>
              <w:rPr/>
            </w:pPr>
            <w:r w:rsidDel="00000000" w:rsidR="00000000" w:rsidRPr="00000000">
              <w:rPr>
                <w:rtl w:val="0"/>
              </w:rPr>
              <w:t xml:space="preserve">Simplify design of timer, reduce complexity from parameterization.</w:t>
            </w:r>
          </w:p>
          <w:p w:rsidR="00000000" w:rsidDel="00000000" w:rsidP="00000000" w:rsidRDefault="00000000" w:rsidRPr="00000000" w14:paraId="00000286">
            <w:pPr>
              <w:rPr/>
            </w:pPr>
            <w:r w:rsidDel="00000000" w:rsidR="00000000" w:rsidRPr="00000000">
              <w:rPr>
                <w:rtl w:val="0"/>
              </w:rPr>
              <w:t xml:space="preserve">Worse-case: replace with another memory peripheral</w:t>
            </w:r>
          </w:p>
        </w:tc>
      </w:tr>
    </w:tbl>
    <w:p w:rsidR="00000000" w:rsidDel="00000000" w:rsidP="00000000" w:rsidRDefault="00000000" w:rsidRPr="00000000" w14:paraId="00000287">
      <w:pPr>
        <w:pStyle w:val="Heading1"/>
        <w:rPr/>
      </w:pPr>
      <w:bookmarkStart w:colFirst="0" w:colLast="0" w:name="_heading=h.sc3pxxz1yz30" w:id="32"/>
      <w:bookmarkEnd w:id="32"/>
      <w:r w:rsidDel="00000000" w:rsidR="00000000" w:rsidRPr="00000000">
        <w:rPr>
          <w:rtl w:val="0"/>
        </w:rPr>
        <w:t xml:space="preserve">10. Document Revision History</w:t>
      </w:r>
    </w:p>
    <w:p w:rsidR="00000000" w:rsidDel="00000000" w:rsidP="00000000" w:rsidRDefault="00000000" w:rsidRPr="00000000" w14:paraId="00000288">
      <w:pPr>
        <w:pBdr>
          <w:bottom w:color="2e5f9e" w:space="1" w:sz="6" w:val="single"/>
        </w:pBdr>
        <w:spacing w:after="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800"/>
        <w:gridCol w:w="2160"/>
        <w:gridCol w:w="2400"/>
        <w:gridCol w:w="1800"/>
        <w:tblGridChange w:id="0">
          <w:tblGrid>
            <w:gridCol w:w="1200"/>
            <w:gridCol w:w="1800"/>
            <w:gridCol w:w="2160"/>
            <w:gridCol w:w="2400"/>
            <w:gridCol w:w="180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b w:val="1"/>
                <w:bCs w:val="1"/>
                <w:color w:val="ffffff"/>
                <w:rtl w:val="0"/>
              </w:rPr>
              <w:t xml:space="preserve">Revision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b w:val="1"/>
                <w:bCs w:val="1"/>
                <w:color w:val="ffffff"/>
                <w:rtl w:val="0"/>
              </w:rPr>
              <w:t xml:space="preserve">Date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b w:val="1"/>
                <w:bCs w:val="1"/>
                <w:color w:val="ffffff"/>
                <w:rtl w:val="0"/>
              </w:rPr>
              <w:t xml:space="preserve">Author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b w:val="1"/>
                <w:bCs w:val="1"/>
                <w:color w:val="ffffff"/>
                <w:rtl w:val="0"/>
              </w:rPr>
              <w:t xml:space="preserve">Description of Change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2e5f9e"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b w:val="1"/>
                <w:bCs w:val="1"/>
                <w:color w:val="ffffff"/>
                <w:rtl w:val="0"/>
              </w:rPr>
              <w:t xml:space="preserve">Approved By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8E">
            <w:pPr>
              <w:rPr/>
            </w:pPr>
            <w:r w:rsidDel="00000000" w:rsidR="00000000" w:rsidRPr="00000000">
              <w:rPr>
                <w:color w:val="000000"/>
                <w:rtl w:val="0"/>
              </w:rPr>
              <w:t xml:space="preserve">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8F">
            <w:pPr>
              <w:rPr/>
            </w:pPr>
            <w:r w:rsidDel="00000000" w:rsidR="00000000" w:rsidRPr="00000000">
              <w:rPr>
                <w:color w:val="000000"/>
                <w:rtl w:val="0"/>
              </w:rPr>
              <w:t xml:space="preserve">[</w:t>
            </w:r>
            <w:r w:rsidDel="00000000" w:rsidR="00000000" w:rsidRPr="00000000">
              <w:rPr>
                <w:rtl w:val="0"/>
              </w:rPr>
              <w:t xml:space="preserve">2026</w:t>
            </w:r>
            <w:r w:rsidDel="00000000" w:rsidR="00000000" w:rsidRPr="00000000">
              <w:rPr>
                <w:color w:val="000000"/>
                <w:rtl w:val="0"/>
              </w:rPr>
              <w:t xml:space="preserve">-</w:t>
            </w:r>
            <w:r w:rsidDel="00000000" w:rsidR="00000000" w:rsidRPr="00000000">
              <w:rPr>
                <w:rtl w:val="0"/>
              </w:rPr>
              <w:t xml:space="preserve">04</w:t>
            </w:r>
            <w:r w:rsidDel="00000000" w:rsidR="00000000" w:rsidRPr="00000000">
              <w:rPr>
                <w:color w:val="000000"/>
                <w:rtl w:val="0"/>
              </w:rPr>
              <w:t xml:space="preserve">-</w:t>
            </w:r>
            <w:r w:rsidDel="00000000" w:rsidR="00000000" w:rsidRPr="00000000">
              <w:rPr>
                <w:rtl w:val="0"/>
              </w:rPr>
              <w:t xml:space="preserve">17</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0">
            <w:pPr>
              <w:rPr/>
            </w:pPr>
            <w:r w:rsidDel="00000000" w:rsidR="00000000" w:rsidRPr="00000000">
              <w:rPr>
                <w:color w:val="000000"/>
                <w:rtl w:val="0"/>
              </w:rPr>
              <w:t xml:space="preserve">[</w:t>
            </w:r>
            <w:r w:rsidDel="00000000" w:rsidR="00000000" w:rsidRPr="00000000">
              <w:rPr>
                <w:rtl w:val="0"/>
              </w:rPr>
              <w:t xml:space="preserve">Le, Martinez Corral</w:t>
            </w:r>
            <w:r w:rsidDel="00000000" w:rsidR="00000000" w:rsidRPr="00000000">
              <w:rPr>
                <w:color w:val="00000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1">
            <w:pPr>
              <w:rPr/>
            </w:pPr>
            <w:r w:rsidDel="00000000" w:rsidR="00000000" w:rsidRPr="00000000">
              <w:rPr>
                <w:color w:val="000000"/>
                <w:rtl w:val="0"/>
              </w:rPr>
              <w:t xml:space="preserve">Initial draft for internal review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2">
            <w:pPr>
              <w:rPr/>
            </w:pPr>
            <w:r w:rsidDel="00000000" w:rsidR="00000000" w:rsidRPr="00000000">
              <w:rPr>
                <w:rtl w:val="0"/>
              </w:rPr>
              <w:t xml:space="preserve">Venkatesh Patil</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3">
            <w:pPr>
              <w:rPr/>
            </w:pPr>
            <w:r w:rsidDel="00000000" w:rsidR="00000000" w:rsidRPr="00000000">
              <w:rPr>
                <w:color w:val="000000"/>
                <w:rtl w:val="0"/>
              </w:rPr>
              <w:t xml:space="preserve">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4">
            <w:pPr>
              <w:rPr/>
            </w:pPr>
            <w:r w:rsidDel="00000000" w:rsidR="00000000" w:rsidRPr="00000000">
              <w:rPr>
                <w:color w:val="000000"/>
                <w:rtl w:val="0"/>
              </w:rPr>
              <w:t xml:space="preserve">[YYYY-MM-DD]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5">
            <w:pPr>
              <w:rPr/>
            </w:pPr>
            <w:r w:rsidDel="00000000" w:rsidR="00000000" w:rsidRPr="00000000">
              <w:rPr>
                <w:color w:val="00000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6">
            <w:pPr>
              <w:rPr/>
            </w:pPr>
            <w:r w:rsidDel="00000000" w:rsidR="00000000" w:rsidRPr="00000000">
              <w:rPr>
                <w:color w:val="000000"/>
                <w:rtl w:val="0"/>
              </w:rPr>
              <w:t xml:space="preserve">Incorporated review comments from V-Lead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7">
            <w:pPr>
              <w:rPr/>
            </w:pPr>
            <w:r w:rsidDel="00000000" w:rsidR="00000000" w:rsidRPr="00000000">
              <w:rPr>
                <w:color w:val="000000"/>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8">
            <w:pPr>
              <w:rPr/>
            </w:pPr>
            <w:r w:rsidDel="00000000" w:rsidR="00000000" w:rsidRPr="00000000">
              <w:rPr>
                <w:color w:val="00000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9">
            <w:pPr>
              <w:rPr/>
            </w:pPr>
            <w:r w:rsidDel="00000000" w:rsidR="00000000" w:rsidRPr="00000000">
              <w:rPr>
                <w:color w:val="000000"/>
                <w:rtl w:val="0"/>
              </w:rPr>
              <w:t xml:space="preserve">[YYYY-MM-DD]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A">
            <w:pPr>
              <w:rPr/>
            </w:pPr>
            <w:r w:rsidDel="00000000" w:rsidR="00000000" w:rsidRPr="00000000">
              <w:rPr>
                <w:color w:val="00000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B">
            <w:pPr>
              <w:rPr/>
            </w:pPr>
            <w:r w:rsidDel="00000000" w:rsidR="00000000" w:rsidRPr="00000000">
              <w:rPr>
                <w:color w:val="000000"/>
                <w:rtl w:val="0"/>
              </w:rPr>
              <w:t xml:space="preserve">Approved and baselined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20.0" w:type="dxa"/>
              <w:bottom w:w="60.0" w:type="dxa"/>
              <w:right w:w="120.0" w:type="dxa"/>
            </w:tcMar>
          </w:tcPr>
          <w:p w:rsidR="00000000" w:rsidDel="00000000" w:rsidP="00000000" w:rsidRDefault="00000000" w:rsidRPr="00000000" w14:paraId="0000029C">
            <w:pPr>
              <w:rPr/>
            </w:pPr>
            <w:r w:rsidDel="00000000" w:rsidR="00000000" w:rsidRPr="00000000">
              <w:rPr>
                <w:color w:val="000000"/>
                <w:rtl w:val="0"/>
              </w:rPr>
              <w:t xml:space="preserve">[Approver]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D">
            <w:pPr>
              <w:rPr/>
            </w:pPr>
            <w:r w:rsidDel="00000000" w:rsidR="00000000" w:rsidRPr="00000000">
              <w:rPr>
                <w:color w:val="000000"/>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E">
            <w:pPr>
              <w:rPr/>
            </w:pPr>
            <w:r w:rsidDel="00000000" w:rsidR="00000000" w:rsidRPr="00000000">
              <w:rPr>
                <w:color w:val="000000"/>
                <w:rtl w:val="0"/>
              </w:rPr>
              <w:t xml:space="preserve">[YYYY-MM-DD]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9F">
            <w:pPr>
              <w:rPr/>
            </w:pPr>
            <w:r w:rsidDel="00000000" w:rsidR="00000000" w:rsidRPr="00000000">
              <w:rPr>
                <w:color w:val="00000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0">
            <w:pPr>
              <w:rPr/>
            </w:pPr>
            <w:r w:rsidDel="00000000" w:rsidR="00000000" w:rsidRPr="00000000">
              <w:rPr>
                <w:color w:val="000000"/>
                <w:rtl w:val="0"/>
              </w:rPr>
              <w:t xml:space="preserve">[Description of change, e.g., Added Section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1">
            <w:pPr>
              <w:rPr/>
            </w:pPr>
            <w:r w:rsidDel="00000000" w:rsidR="00000000" w:rsidRPr="00000000">
              <w:rPr>
                <w:color w:val="000000"/>
                <w:rtl w:val="0"/>
              </w:rPr>
              <w:t xml:space="preserve">[Approver]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2">
            <w:pPr>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3">
            <w:pPr>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4">
            <w:pPr>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5">
            <w:pPr>
              <w:rPr>
                <w:color w:val="00000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60.0" w:type="dxa"/>
              <w:left w:w="120.0" w:type="dxa"/>
              <w:bottom w:w="60.0" w:type="dxa"/>
              <w:right w:w="120.0" w:type="dxa"/>
            </w:tcMar>
          </w:tcPr>
          <w:p w:rsidR="00000000" w:rsidDel="00000000" w:rsidP="00000000" w:rsidRDefault="00000000" w:rsidRPr="00000000" w14:paraId="000002A6">
            <w:pPr>
              <w:rPr>
                <w:color w:val="000000"/>
              </w:rPr>
            </w:pPr>
            <w:r w:rsidDel="00000000" w:rsidR="00000000" w:rsidRPr="00000000">
              <w:rPr>
                <w:rtl w:val="0"/>
              </w:rPr>
            </w:r>
          </w:p>
        </w:tc>
      </w:tr>
    </w:tbl>
    <w:p w:rsidR="00000000" w:rsidDel="00000000" w:rsidP="00000000" w:rsidRDefault="00000000" w:rsidRPr="00000000" w14:paraId="000002A7">
      <w:pPr>
        <w:spacing w:line="400" w:lineRule="auto"/>
        <w:rPr/>
      </w:pPr>
      <w:r w:rsidDel="00000000" w:rsidR="00000000" w:rsidRPr="00000000">
        <w:rPr>
          <w:rtl w:val="0"/>
        </w:rPr>
      </w:r>
    </w:p>
    <w:p w:rsidR="00000000" w:rsidDel="00000000" w:rsidP="00000000" w:rsidRDefault="00000000" w:rsidRPr="00000000" w14:paraId="000002A8">
      <w:pPr>
        <w:pBdr>
          <w:bottom w:color="1b3a6b" w:space="1" w:sz="6" w:val="single"/>
        </w:pBdr>
        <w:spacing w:after="120" w:lineRule="auto"/>
        <w:rPr/>
      </w:pPr>
      <w:r w:rsidDel="00000000" w:rsidR="00000000" w:rsidRPr="00000000">
        <w:rPr>
          <w:rtl w:val="0"/>
        </w:rPr>
      </w:r>
    </w:p>
    <w:p w:rsidR="00000000" w:rsidDel="00000000" w:rsidP="00000000" w:rsidRDefault="00000000" w:rsidRPr="00000000" w14:paraId="000002A9">
      <w:pPr>
        <w:spacing w:before="120" w:lineRule="auto"/>
        <w:jc w:val="center"/>
        <w:rPr/>
      </w:pPr>
      <w:r w:rsidDel="00000000" w:rsidR="00000000" w:rsidRPr="00000000">
        <w:rPr>
          <w:i w:val="1"/>
          <w:iCs w:val="1"/>
          <w:color w:val="888888"/>
          <w:sz w:val="18"/>
          <w:szCs w:val="18"/>
          <w:rtl w:val="0"/>
        </w:rPr>
        <w:t xml:space="preserve">End of Verification Plan  |  [Project Name]  |  [Document ID]</w:t>
      </w:r>
      <w:r w:rsidDel="00000000" w:rsidR="00000000" w:rsidRPr="00000000">
        <w:rPr>
          <w:rtl w:val="0"/>
        </w:rPr>
      </w:r>
    </w:p>
    <w:sectPr>
      <w:headerReference r:id="rId10" w:type="default"/>
      <w:footerReference r:id="rId11" w:type="default"/>
      <w:type w:val="nextPage"/>
      <w:pgSz w:h="15840" w:w="12240" w:orient="portrait"/>
      <w:pgMar w:bottom="1260" w:top="1260" w:left="1260" w:right="126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o Martinez Corral" w:id="2" w:date="2026-04-20T05:23:32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tentative</w:t>
      </w:r>
    </w:p>
  </w:comment>
  <w:comment w:author="Truong Le" w:id="5" w:date="2026-04-21T04:15:19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TBD. not sure if formal verification will be included in this project</w:t>
      </w:r>
    </w:p>
  </w:comment>
  <w:comment w:author="Truong Le" w:id="0" w:date="2026-04-21T04:33:45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remove this?</w:t>
      </w:r>
    </w:p>
  </w:comment>
  <w:comment w:author="Truong Le" w:id="1" w:date="2026-04-21T04:34:05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wait that might be referencing the UVM stuff</w:t>
      </w:r>
    </w:p>
  </w:comment>
  <w:comment w:author="Marco Martinez Corral" w:id="6" w:date="2026-04-20T06:03:53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vacuous passes?</w:t>
      </w:r>
    </w:p>
  </w:comment>
  <w:comment w:author="Marco Martinez Corral" w:id="7" w:date="2026-04-21T03:21:37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vacuous pass (or vacuous success) in assertion-based verification occurs when an implication (|-&gt; or |=&gt;) passes because the antecedent (left-hand side) never occurs, meaning the consequent (right-hand side) is never checked. While useful for skipping checks in specific scenarios, they indicate that the property was never truly validated and can hide design errors"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honestly had no idea what it was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Truong Le reacted with 👍 at 2026-04-21 04:23 AM</w:t>
      </w:r>
    </w:p>
  </w:comment>
  <w:comment w:author="Marco Martinez Corral" w:id="3" w:date="2026-04-20T05:24:14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still in the scope of the final project deliverables? M4/5?</w:t>
      </w:r>
    </w:p>
  </w:comment>
  <w:comment w:author="Truong Le" w:id="4" w:date="2026-04-20T05:33:55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we are going to do any formal verification for this project. Just UVM. We can probably remove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AC" w15:done="0"/>
  <w15:commentEx w15:paraId="000002AD" w15:done="0"/>
  <w15:commentEx w15:paraId="000002AE" w15:done="0"/>
  <w15:commentEx w15:paraId="000002AF" w15:paraIdParent="000002AE" w15:done="0"/>
  <w15:commentEx w15:paraId="000002B0" w15:done="0"/>
  <w15:commentEx w15:paraId="000002B5" w15:paraIdParent="000002B0" w15:done="0"/>
  <w15:commentEx w15:paraId="000002B6" w15:done="0"/>
  <w15:commentEx w15:paraId="000002B7" w15:paraIdParent="000002B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pBdr>
        <w:top w:color="2e5f9e" w:space="1" w:sz="4" w:val="single"/>
      </w:pBdr>
      <w:tabs>
        <w:tab w:val="right" w:leader="none" w:pos="9026"/>
      </w:tabs>
      <w:spacing w:before="60" w:lineRule="auto"/>
      <w:rPr/>
    </w:pPr>
    <w:r w:rsidDel="00000000" w:rsidR="00000000" w:rsidRPr="00000000">
      <w:rPr>
        <w:color w:val="888888"/>
        <w:sz w:val="16"/>
        <w:szCs w:val="16"/>
        <w:rtl w:val="0"/>
      </w:rPr>
      <w:t xml:space="preserve">CONFIDENTIAL – ECE593 Spring 2026 Team 2</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pBdr>
        <w:bottom w:color="2e5f9e" w:space="1" w:sz="4" w:val="single"/>
      </w:pBdr>
      <w:tabs>
        <w:tab w:val="right" w:leader="none" w:pos="9026"/>
      </w:tabs>
      <w:spacing w:after="60" w:lineRule="auto"/>
      <w:rPr/>
    </w:pPr>
    <w:r w:rsidDel="00000000" w:rsidR="00000000" w:rsidRPr="00000000">
      <w:rPr>
        <w:b w:val="1"/>
        <w:bCs w:val="1"/>
        <w:color w:val="1b3a6b"/>
        <w:sz w:val="18"/>
        <w:szCs w:val="18"/>
        <w:rtl w:val="0"/>
      </w:rPr>
      <w:t xml:space="preserve">Verification Plan – APB System Verification</w:t>
    </w:r>
    <w:r w:rsidDel="00000000" w:rsidR="00000000" w:rsidRPr="00000000">
      <w:rPr>
        <w:color w:val="666666"/>
        <w:sz w:val="18"/>
        <w:szCs w:val="18"/>
        <w:rtl w:val="0"/>
      </w:rPr>
      <w:tab/>
      <w:t xml:space="preserve">[</w:t>
    </w:r>
    <w:r w:rsidDel="00000000" w:rsidR="00000000" w:rsidRPr="00000000">
      <w:rPr>
        <w:rtl w:val="0"/>
      </w:rPr>
      <w:t xml:space="preserve">APB-2026-001</w:t>
    </w:r>
    <w:r w:rsidDel="00000000" w:rsidR="00000000" w:rsidRPr="00000000">
      <w:rPr>
        <w:color w:val="666666"/>
        <w:sz w:val="18"/>
        <w:szCs w:val="18"/>
        <w:rtl w:val="0"/>
      </w:rPr>
      <w:t xml:space="preserve">] | Rev [</w:t>
    </w:r>
    <w:r w:rsidDel="00000000" w:rsidR="00000000" w:rsidRPr="00000000">
      <w:rPr>
        <w:rtl w:val="0"/>
      </w:rPr>
      <w:t xml:space="preserve">0.1</w:t>
    </w:r>
    <w:r w:rsidDel="00000000" w:rsidR="00000000" w:rsidRPr="00000000">
      <w:rPr>
        <w:color w:val="666666"/>
        <w:sz w:val="18"/>
        <w:szCs w:val="18"/>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6b"/>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f9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e889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marcom@pdx.ed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3YmyWPNfDgxW1LnjPgqdxBMmqQ==">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